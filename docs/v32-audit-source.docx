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074"/>
        <w:gridCol w:w="606"/>
        <w:gridCol w:w="801"/>
        <w:gridCol w:w="431"/>
        <w:gridCol w:w="1483"/>
        <w:gridCol w:w="996"/>
        <w:gridCol w:w="1628"/>
        <w:tblGridChange w:id="2289">
          <w:tblGrid>
            <w:gridCol w:w="816"/>
            <w:gridCol w:w="816"/>
            <w:gridCol w:w="745"/>
            <w:gridCol w:w="917"/>
            <w:gridCol w:w="573"/>
            <w:gridCol w:w="1519"/>
            <w:gridCol w:w="1262"/>
            <w:gridCol w:w="1874"/>
          </w:tblGrid>
        </w:tblGridChange>
      </w:tblGrid>
      <w:tr w14:paraId="4A68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5000" w:type="pct"/>
            <w:gridSpan w:val="8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</w:tcPr>
          <w:p w14:paraId="3855A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鲨鱼妹妹APP功能方案 - 后台管理系统  版本：V3.2</w:t>
            </w:r>
          </w:p>
        </w:tc>
      </w:tr>
      <w:tr w14:paraId="34E8C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8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2E75B6" w:fill="2E75B6"/>
            <w:vAlign w:val="center"/>
          </w:tcPr>
          <w:p w14:paraId="1D666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适用范围：平台管理员 &amp; 经销商后台  |  与APP端功能一一对应  |  国内/海外分开部署，架构支持横向扩展</w:t>
            </w:r>
          </w:p>
        </w:tc>
      </w:tr>
      <w:tr w14:paraId="511D6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2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40" w:hRule="atLeast"/>
          <w:trPrChange w:id="2290" w:author="冉" w:date="2026-07-24T17:35:33Z">
            <w:trPr>
              <w:trHeight w:val="440" w:hRule="atLeast"/>
            </w:trPr>
          </w:trPrChange>
        </w:trPr>
        <w:tc>
          <w:tcPr>
            <w:tcW w:w="45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1" w:author="冉" w:date="2026-07-24T17:35:33Z">
              <w:tcPr>
                <w:tcW w:w="40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4D9B0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一级模块</w:t>
            </w:r>
          </w:p>
        </w:tc>
        <w:tc>
          <w:tcPr>
            <w:tcW w:w="45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2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22529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二级功能</w:t>
            </w: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3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04F3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三级功能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5981EE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5E7F9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7436CC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功能描述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79B2A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特殊要求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1F4E79" w:fill="1F4E79"/>
            <w:vAlign w:val="center"/>
            <w:tcPrChange w:id="22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1F4E79" w:fill="1F4E79"/>
                <w:vAlign w:val="center"/>
              </w:tcPr>
            </w:tcPrChange>
          </w:tcPr>
          <w:p w14:paraId="3DD88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逻辑描述</w:t>
            </w:r>
          </w:p>
        </w:tc>
      </w:tr>
      <w:tr w14:paraId="4E998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2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2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00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38D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登录模块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01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BAF5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管理员登录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0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F824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登录表单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244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16C6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FB1D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输入管理员账号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375F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必填，4-20位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398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前端正则校验，后端验证账号存在</w:t>
            </w:r>
          </w:p>
        </w:tc>
      </w:tr>
      <w:tr w14:paraId="7E6E0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0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385E0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6A2D1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46C61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BB8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密码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FC8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密码输入框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51B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输入登录密码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4EE2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必填，6-20位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509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加密比对数据库</w:t>
            </w:r>
          </w:p>
        </w:tc>
      </w:tr>
      <w:tr w14:paraId="34E08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1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B2E7F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92DA9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61A6F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2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C4E0B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图形验证码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2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77D3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图片+输入框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2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7A3A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输入图片验证码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BFD9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4位字母数字，点击刷新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2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0114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后端生成，缓存5分钟</w:t>
            </w:r>
          </w:p>
        </w:tc>
      </w:tr>
      <w:tr w14:paraId="3C950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2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BD2FB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2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37CEB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2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9E1E3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3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309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登录按钮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3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0947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3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597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提交登录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3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F4BF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验证通过跳转首页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3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3307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存储Token，跳转首页</w:t>
            </w:r>
          </w:p>
        </w:tc>
      </w:tr>
      <w:tr w14:paraId="3A48A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3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3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3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5005D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3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16AE1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38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69B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安全机制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3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291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账号锁定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4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9421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系统逻辑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4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3D21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密码错误5次锁定30分钟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4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E1103C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4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2DB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缓存记录错误次数</w:t>
            </w:r>
          </w:p>
        </w:tc>
      </w:tr>
      <w:tr w14:paraId="474A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4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4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4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A0344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ED582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4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ABCF4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4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91FC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登录日志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4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C481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系统逻辑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5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6FA5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记录登录时间、IP、设备信息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5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9B983B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5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21CE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登录成功或失败均记录</w:t>
            </w:r>
          </w:p>
        </w:tc>
      </w:tr>
      <w:tr w14:paraId="05D24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54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2308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首页/工作台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55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CC89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数据概览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5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D27D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统计卡片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5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D2AB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注册用户总数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5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9B1F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5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54B5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显示平台注册用户总量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6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9A66C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实时更新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6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C981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查询用户表总记录数</w:t>
            </w:r>
          </w:p>
        </w:tc>
      </w:tr>
      <w:tr w14:paraId="4C25B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6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C9206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81E08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6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9C1FD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54C8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今日新增用户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E83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66FC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显示今日新增注册用户数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6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D0EE80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7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977F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查询今日创建的用户记录数</w:t>
            </w:r>
          </w:p>
        </w:tc>
      </w:tr>
      <w:tr w14:paraId="44E91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7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7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7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4B7A3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7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06A6A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7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94353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7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B21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绑定设备总数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7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6EEF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7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D70B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显示已绑定设备总量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7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6708DE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7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521EB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查询设备绑定表总记录数</w:t>
            </w:r>
          </w:p>
        </w:tc>
      </w:tr>
      <w:tr w14:paraId="4C0BF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8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8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8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9C3EB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8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6661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8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D0ACD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8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46B9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待处理报修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8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035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8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999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显示待处理故障报修数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8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AF8D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红色高亮，点击跳转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38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1C6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查询报修表状态为待处理的记录数</w:t>
            </w:r>
          </w:p>
        </w:tc>
      </w:tr>
      <w:tr w14:paraId="70852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38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8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9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9385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9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D780F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9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09D47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9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770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待处理留言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9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7606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9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930C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显示待回复客服留言数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9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CA09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红色高亮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39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EB71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查询留言表未回复记录数</w:t>
            </w:r>
          </w:p>
        </w:tc>
      </w:tr>
      <w:tr w14:paraId="4B087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9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39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39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CF0A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0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4268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B6F39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0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B86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经销商总数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0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ECC5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数字展示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0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1B5B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显示平台经销商总量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0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EDA0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0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B16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查询用户表中经销商角色数量</w:t>
            </w:r>
          </w:p>
        </w:tc>
      </w:tr>
      <w:tr w14:paraId="2B751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0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0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0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39B0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0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A92D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快捷入口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1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4F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功能入口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1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9E3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用户管理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1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2A37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图标按钮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1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C796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快速进入用户管理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1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DDEAF3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1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F52E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跳转用户列表路由</w:t>
            </w:r>
          </w:p>
        </w:tc>
      </w:tr>
      <w:tr w14:paraId="636D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1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1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1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05204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1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9CC6B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06ABA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2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829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设备管理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2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87B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图标按钮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2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252B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快速进入设备管理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2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4D064B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2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543D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跳转设备列表路由</w:t>
            </w:r>
          </w:p>
        </w:tc>
      </w:tr>
      <w:tr w14:paraId="41503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2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2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2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57A21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2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DDCBA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2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D8A76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2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6619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故障报修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3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3321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图标按钮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3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0EBE7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快速进入报修管理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3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5AEA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显示待处理数量角标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3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3397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跳转报修列表路由</w:t>
            </w:r>
          </w:p>
        </w:tc>
      </w:tr>
      <w:tr w14:paraId="4CBA3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43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3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3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4E8A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3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01BD3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3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16058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3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920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经销商管理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3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089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图标按钮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4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DC7CF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快速进入经销商管理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4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AA7A15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4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B4F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跳转经销商列表路由</w:t>
            </w:r>
          </w:p>
        </w:tc>
      </w:tr>
      <w:tr w14:paraId="146D9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44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4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44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EDC6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45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08B2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用户列表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4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DE95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4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17FE5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4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BE88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4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3B93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按账号模糊搜索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5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93868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5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3D92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模糊匹配邮箱/手机号字段</w:t>
            </w:r>
          </w:p>
        </w:tc>
      </w:tr>
      <w:tr w14:paraId="5A99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5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5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5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08A6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5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6A72B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B78B8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5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70AD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用户昵称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5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1527F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5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8F28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按昵称模糊搜索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5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E6126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6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1E8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模糊匹配昵称字段</w:t>
            </w:r>
          </w:p>
        </w:tc>
      </w:tr>
      <w:tr w14:paraId="7E218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6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6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6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FC994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6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E6663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4A92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6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47E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注册方式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6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C6B8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6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3DAF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按注册方式筛选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6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BFC2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邮箱/手机/Google/微信/</w:t>
            </w:r>
            <w:ins w:id="2469" w:author="瀚瀚你好呀" w:date="2026-08-07T16:53:1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APP</w:t>
              </w:r>
            </w:ins>
            <w:ins w:id="2470" w:author="瀚瀚你好呀" w:date="2026-08-07T16:53:1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ID</w:t>
              </w:r>
            </w:ins>
            <w:ins w:id="2471" w:author="瀚瀚你好呀" w:date="2026-08-07T16:53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/</w:t>
              </w:r>
            </w:ins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7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4F5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筛选注册来源字段</w:t>
            </w:r>
          </w:p>
        </w:tc>
      </w:tr>
      <w:tr w14:paraId="39AC5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47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7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7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3D34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7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73A0D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7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A05A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7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476A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注册时间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7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7E42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日期范围选择器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7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C77E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按注册时间范围筛选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8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05CD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中文显示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8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282B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筛选创建时间范围</w:t>
            </w:r>
          </w:p>
        </w:tc>
      </w:tr>
      <w:tr w14:paraId="4ED9D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48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8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8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29310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8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8B8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8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D973B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8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F5B5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8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6F97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8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04E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8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FA5F8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正常/禁用/全部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49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0C9E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</w:p>
        </w:tc>
      </w:tr>
      <w:tr w14:paraId="08F80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49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49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9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6971D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9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34F9C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49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B48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9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37F4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用户ID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9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F294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9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0CFED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显示用户唯一ID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9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3FF62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49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602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自动生成</w:t>
            </w:r>
          </w:p>
        </w:tc>
      </w:tr>
      <w:tr w14:paraId="60E1A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0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0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0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2ED91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0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4FDEA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0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A0CA0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0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F9F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0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060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0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99FB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显示邮箱或手机号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0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2E8FF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0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6143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中间部分星号替换</w:t>
            </w:r>
          </w:p>
        </w:tc>
      </w:tr>
      <w:tr w14:paraId="7F6CD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50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0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1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FA9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230AC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1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E100E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1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4751D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昵称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1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113E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1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6FB9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显示用户昵称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1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91A64E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1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1A6C59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13E1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1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1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1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5F15F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806A8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2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5F843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2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7F8D8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注册方式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2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2095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2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F6FA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显示注册来源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2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8BFCDD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ins w:id="2526" w:author="瀚瀚你好呀" w:date="2026-08-07T17:21:4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0"/>
                  <w:szCs w:val="20"/>
                  <w:u w:val="none"/>
                  <w:lang w:val="en-US" w:eastAsia="zh-CN"/>
                </w:rPr>
                <w:t>安卓</w:t>
              </w:r>
            </w:ins>
            <w:ins w:id="2527" w:author="瀚瀚你好呀" w:date="2026-08-07T17:21:4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0"/>
                  <w:szCs w:val="20"/>
                  <w:u w:val="none"/>
                  <w:lang w:val="en-US" w:eastAsia="zh-CN"/>
                </w:rPr>
                <w:t>\</w:t>
              </w:r>
            </w:ins>
            <w:ins w:id="2528" w:author="瀚瀚你好呀" w:date="2026-08-07T17:21:4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0"/>
                  <w:szCs w:val="20"/>
                  <w:u w:val="none"/>
                  <w:lang w:val="en-US" w:eastAsia="zh-CN"/>
                </w:rPr>
                <w:t>苹果</w:t>
              </w:r>
            </w:ins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2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034BA8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EB3A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53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3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3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B082D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3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22A14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3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898D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3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769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绑定设备数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3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9B33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3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1CC3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显示已绑定设备数量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3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F01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点击查看设备列表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3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A1DD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关联设备绑定表统计</w:t>
            </w:r>
          </w:p>
        </w:tc>
      </w:tr>
      <w:tr w14:paraId="23EBA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3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3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4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D47CA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4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61E61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4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3888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4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850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注册时间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4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17E7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日期时间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4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8181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显示注册时间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4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63E7B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4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481B70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FB99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54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4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4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00309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5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3BFD5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5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7C95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5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F81F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5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08AC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5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ADA2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显示账号状态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5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B1A8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正常绿色，禁用红色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5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9E631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4B8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5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5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5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6BCEA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5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015E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6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07DB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6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A9D9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查看详情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6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324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6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9F43F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查看用户详情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6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F9781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6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F8E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跳转用户详情页</w:t>
            </w:r>
          </w:p>
        </w:tc>
      </w:tr>
      <w:tr w14:paraId="0B058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6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6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6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E33A2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6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1B236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6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5794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7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71FB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禁用/启用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7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474D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7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F31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禁用或启用账号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7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F38B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7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DC13E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更新用户状态字段</w:t>
            </w:r>
          </w:p>
        </w:tc>
      </w:tr>
      <w:tr w14:paraId="17907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57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7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7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AFA78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7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D7CC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7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4558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7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FE5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重置密码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8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ADD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8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7DD5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重置用户密码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8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F668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需二次确认，重置为默认密码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8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6BC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更新密码字段，通知用户</w:t>
            </w:r>
          </w:p>
        </w:tc>
      </w:tr>
      <w:tr w14:paraId="60303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58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8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8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6DBBD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8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42D4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用户详情</w:t>
            </w: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87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9AD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基本信息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8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C43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用户ID/账号/昵称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8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2C75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文本显示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9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35F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显示用户基本信息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9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F84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59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AD058B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4EF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59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59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9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31D1F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9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17E9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59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276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绑定设备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9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1FD3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设备列表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9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68F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59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167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显示用户绑定的所有设备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0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6CB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支持多种设备类型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0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C47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关联设备绑定表查询</w:t>
            </w:r>
          </w:p>
        </w:tc>
      </w:tr>
      <w:tr w14:paraId="1A05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60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0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0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81607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0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A3038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0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D5E16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0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EDB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强制解绑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0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4B76E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0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9D54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管理员强制解绑设备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0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8595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需二次确认，解绑后SN变为SN-1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1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61D1E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更新设备绑定状态</w:t>
            </w:r>
          </w:p>
        </w:tc>
      </w:tr>
      <w:tr w14:paraId="40804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61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1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1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C6BA9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1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115B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14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06A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航点数据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1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85E5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航点列表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1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29F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1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FAFE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显示用户上传的航点数据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1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323AD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数据随用户账号保存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1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D67E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查询航点表关联用户ID</w:t>
            </w:r>
          </w:p>
        </w:tc>
      </w:tr>
      <w:tr w14:paraId="64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62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2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21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1E98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2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DD99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设备列表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2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62A7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2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3F76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设备序列号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2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206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2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367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按序列号精确搜索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2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0C50BF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2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1D5C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精确匹配序列号字段</w:t>
            </w:r>
          </w:p>
        </w:tc>
      </w:tr>
      <w:tr w14:paraId="4BA0B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2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2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3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608BF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3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37FDF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3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3FE6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3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EF36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3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964B1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3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F393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按型号筛选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3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1038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支持多种设备类型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3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885A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筛选型号字段</w:t>
            </w:r>
          </w:p>
        </w:tc>
      </w:tr>
      <w:tr w14:paraId="3B7B3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3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3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3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90C30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4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659E5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4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0117A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4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1040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4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32F1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4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379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按销售地区筛选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4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6DC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精确到国家</w:t>
            </w:r>
            <w:ins w:id="2646" w:author="瀚瀚你好呀" w:date="2026-08-07T16:55:0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647" w:author="瀚瀚你好呀" w:date="2026-08-07T16:55:0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国内</w:t>
              </w:r>
            </w:ins>
            <w:ins w:id="2648" w:author="瀚瀚你好呀" w:date="2026-08-07T17:22:4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到</w:t>
              </w:r>
            </w:ins>
            <w:ins w:id="2649" w:author="瀚瀚你好呀" w:date="2026-08-07T17:22:4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省</w:t>
              </w:r>
            </w:ins>
            <w:ins w:id="2650" w:author="瀚瀚你好呀" w:date="2026-08-07T17:22:4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市</w:t>
              </w:r>
            </w:ins>
            <w:ins w:id="2651" w:author="瀚瀚你好呀" w:date="2026-08-07T17:22:5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维度</w:t>
              </w:r>
            </w:ins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5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1ED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模糊匹配地区字段</w:t>
            </w:r>
          </w:p>
        </w:tc>
      </w:tr>
      <w:tr w14:paraId="4A36B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5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6B77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B6D1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5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D3723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5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F0E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激活状态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5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254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5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7A3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按激活状态筛选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6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121C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未激活/已激活/全部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6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6C7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筛选激活状态字段</w:t>
            </w:r>
          </w:p>
        </w:tc>
      </w:tr>
      <w:tr w14:paraId="12499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6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605C9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49B0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6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96C08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2C447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绑定状态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79A78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ACC9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按绑定状态筛选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6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D088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未绑定/已绑定/全部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7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6D48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筛选绑定状态字段</w:t>
            </w:r>
          </w:p>
        </w:tc>
      </w:tr>
      <w:tr w14:paraId="21E0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7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7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7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D040A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7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DE6C6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7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51F7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7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2A45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序列号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7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9948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7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9933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显示设备序列号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7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58CA9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7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7E52F0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8329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68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8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8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6B49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8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58B5F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8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5B3C6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8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F9AA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8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47C6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8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D227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显示设备型号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8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568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顶流机/制冰机/海水淡化器/电池等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68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52E8C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25C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68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68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9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60340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9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9C77F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69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41AE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9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73E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9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ADDD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69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328B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显示设备销售地区</w:t>
            </w:r>
            <w:ins w:id="2696" w:author="瀚瀚你好呀" w:date="2026-08-07T17:23:2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697" w:author="瀚瀚你好呀" w:date="2026-08-07T17:23:2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国外</w:t>
              </w:r>
            </w:ins>
            <w:ins w:id="2698" w:author="瀚瀚你好呀" w:date="2026-08-07T17:23:2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到</w:t>
              </w:r>
            </w:ins>
            <w:ins w:id="2699" w:author="瀚瀚你好呀" w:date="2026-08-07T17:23:2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国家</w:t>
              </w:r>
            </w:ins>
            <w:ins w:id="2700" w:author="瀚瀚你好呀" w:date="2026-08-07T17:23:3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国内</w:t>
              </w:r>
            </w:ins>
            <w:ins w:id="2701" w:author="瀚瀚你好呀" w:date="2026-08-07T17:23:3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到</w:t>
              </w:r>
            </w:ins>
            <w:ins w:id="2702" w:author="瀚瀚你好呀" w:date="2026-08-07T17:23:3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省市</w:t>
              </w:r>
            </w:ins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0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FB61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精确到国家，用于APP端地区校验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0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1BA440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EA94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70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0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0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9372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0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05AEB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0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43A4D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0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0330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激活状态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1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D0A2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1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5242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显示激活状态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1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5581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未激活灰色，已激活绿色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1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0F337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5D0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1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1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1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EBE2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1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008BC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1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877A6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1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BC3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绑定用户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1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E70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2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873D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显示绑定的用户账号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2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3366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未绑定则显示-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2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E8B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关联用户表</w:t>
            </w:r>
          </w:p>
        </w:tc>
      </w:tr>
      <w:tr w14:paraId="171CC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2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2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2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EB153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2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64E7F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2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CDD74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2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862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激活日期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2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0597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2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F48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显示激活时间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3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7F9E08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3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902E8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8ED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3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3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3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9C0EC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3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06300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3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3957F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3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5627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固件版本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3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B06D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3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9CC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显示当前固件版本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3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CF018F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4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5A574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F87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4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4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4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25847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4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93B83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4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191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4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640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查看详情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4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C6C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4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77E4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查看设备详情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4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29272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4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B84B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跳转设备详情页</w:t>
            </w:r>
          </w:p>
        </w:tc>
      </w:tr>
      <w:tr w14:paraId="172CA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75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5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5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B3D88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5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90F29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5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A8319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5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B202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强制解绑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5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6AB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5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8430C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强制解除设备绑定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5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BB5F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需二次确认，解绑后SN变为SN-1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5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055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更新绑定状态，总部可解除所有，一级代理可解绑二级代理</w:t>
            </w:r>
          </w:p>
        </w:tc>
      </w:tr>
      <w:tr w14:paraId="22DF3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75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5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6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3D13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6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E5F2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6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E0A3C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6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5CB9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修改销售地区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6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280B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6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BF5E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修改设备销售地区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6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625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修改后影响APP端地区校验结果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6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F79A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更新地区字段</w:t>
            </w:r>
          </w:p>
        </w:tc>
      </w:tr>
      <w:tr w14:paraId="1525A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6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6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6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04A53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77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811C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远程操作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7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D3A30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7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E2F7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远程禁用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7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9F7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7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4860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通过互联网远程禁用设备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7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0ABBD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需二次确认，仅管理员可操作</w:t>
            </w:r>
            <w:ins w:id="2776" w:author="瀚瀚你好呀" w:date="2026-08-07T16:56:0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777" w:author="瀚瀚你好呀" w:date="2026-08-07T16:56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如果</w:t>
              </w:r>
            </w:ins>
            <w:ins w:id="2778" w:author="瀚瀚你好呀" w:date="2026-08-07T16:56:0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用户的</w:t>
              </w:r>
            </w:ins>
            <w:ins w:id="2779" w:author="瀚瀚你好呀" w:date="2026-08-07T16:56:0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设备</w:t>
              </w:r>
            </w:ins>
            <w:ins w:id="2780" w:author="瀚瀚你好呀" w:date="2026-08-07T16:56:1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无</w:t>
              </w:r>
            </w:ins>
            <w:ins w:id="2781" w:author="瀚瀚你好呀" w:date="2026-08-07T16:56:1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网络</w:t>
              </w:r>
            </w:ins>
            <w:ins w:id="2782" w:author="瀚瀚你好呀" w:date="2026-08-07T16:56:2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能否</w:t>
              </w:r>
            </w:ins>
            <w:ins w:id="2783" w:author="瀚瀚你好呀" w:date="2026-08-07T16:56:2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禁用设备</w:t>
              </w:r>
            </w:ins>
            <w:ins w:id="2784" w:author="瀚瀚你好呀" w:date="2026-08-07T17:24:3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785" w:author="瀚瀚你好呀" w:date="2026-08-07T17:24:3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需要</w:t>
              </w:r>
            </w:ins>
            <w:ins w:id="2786" w:author="瀚瀚你好呀" w:date="2026-08-07T17:24:3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提示</w:t>
              </w:r>
            </w:ins>
            <w:ins w:id="2787" w:author="瀚瀚你好呀" w:date="2026-08-07T17:24:4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当前用户</w:t>
              </w:r>
            </w:ins>
            <w:ins w:id="2788" w:author="瀚瀚你好呀" w:date="2026-08-07T17:24:4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无网络</w:t>
              </w:r>
            </w:ins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78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E773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发送禁用指令，更新设备状态为禁用</w:t>
            </w:r>
          </w:p>
        </w:tc>
      </w:tr>
      <w:tr w14:paraId="3B92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7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9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9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3ED5C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79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2007A9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79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B99F7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A3A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远程启用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F3F1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89D1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通过互联网远程启用设备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42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7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C00E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发送启用指令，更新设备状态为正常</w:t>
            </w:r>
          </w:p>
        </w:tc>
      </w:tr>
      <w:tr w14:paraId="4A925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7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7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0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C9672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402D81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0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3551E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3B61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693D4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58541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88172E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D2E9E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4C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0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29F23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ECA754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7F240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DA5D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A59FC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4061C9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04F52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7CFE94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718F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8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1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AF48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1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025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设备录入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（防串货前提）</w:t>
            </w: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20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7737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批量录入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2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71B2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导入文件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2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FC8A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文件上传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2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1D24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上传Excel批量录入设备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9D51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模板下载，录入序列号+型号+销售地区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2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87978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解析Excel，批量插入设备表</w:t>
            </w:r>
          </w:p>
        </w:tc>
      </w:tr>
      <w:tr w14:paraId="3B5AE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2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2B379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2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BC425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2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5AAD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单条录入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3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7EC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序列号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3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7F7C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3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DAF7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输入设备序列</w:t>
            </w:r>
            <w:r>
              <w:commentReference w:id="13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3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D36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必填，唯一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3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E38E66">
            <w:pPr>
              <w:pStyle w:val="2"/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  <w:pPrChange w:id="2835" w:author="冉" w:date="2026-07-24T17:32:24Z">
                <w:pPr>
                  <w:keepNext w:val="0"/>
                  <w:keepLines w:val="0"/>
                  <w:widowControl/>
                  <w:suppressLineNumbers w:val="0"/>
                  <w:jc w:val="left"/>
                  <w:textAlignment w:val="center"/>
                </w:pPr>
              </w:pPrChange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验证唯一性后插入</w:t>
            </w:r>
            <w:ins w:id="2836" w:author="冉" w:date="2026-07-24T17:32:1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837" w:author="冉" w:date="2026-07-24T17:32:18Z">
              <w:r>
                <w:rPr>
                  <w:rFonts w:hint="eastAsia"/>
                  <w:lang w:val="en-US" w:eastAsia="zh-CN"/>
                </w:rPr>
                <w:t>有的设备有子物料，有的设备没有</w:t>
              </w:r>
            </w:ins>
            <w:ins w:id="2838" w:author="冉" w:date="2026-07-24T17:32:25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2839" w:author="冉" w:date="2026-07-24T17:32:26Z">
              <w:r>
                <w:rPr>
                  <w:rFonts w:hint="eastAsia"/>
                  <w:lang w:val="en-US" w:eastAsia="zh-CN"/>
                </w:rPr>
                <w:t>如果</w:t>
              </w:r>
            </w:ins>
            <w:ins w:id="2840" w:author="冉" w:date="2026-07-24T17:32:29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2841" w:author="冉" w:date="2026-07-24T17:32:30Z">
              <w:r>
                <w:rPr>
                  <w:rFonts w:hint="eastAsia"/>
                  <w:lang w:val="en-US" w:eastAsia="zh-CN"/>
                </w:rPr>
                <w:t>对应的</w:t>
              </w:r>
            </w:ins>
            <w:ins w:id="2842" w:author="冉" w:date="2026-07-24T17:32:31Z">
              <w:r>
                <w:rPr>
                  <w:rFonts w:hint="eastAsia"/>
                  <w:lang w:val="en-US" w:eastAsia="zh-CN"/>
                </w:rPr>
                <w:t>子</w:t>
              </w:r>
            </w:ins>
            <w:ins w:id="2843" w:author="冉" w:date="2026-07-24T17:32:32Z">
              <w:r>
                <w:rPr>
                  <w:rFonts w:hint="eastAsia"/>
                  <w:lang w:val="en-US" w:eastAsia="zh-CN"/>
                </w:rPr>
                <w:t>物料</w:t>
              </w:r>
            </w:ins>
            <w:ins w:id="2844" w:author="冉" w:date="2026-07-24T17:32:34Z">
              <w:r>
                <w:rPr>
                  <w:rFonts w:hint="eastAsia"/>
                  <w:lang w:val="en-US" w:eastAsia="zh-CN"/>
                </w:rPr>
                <w:t>有</w:t>
              </w:r>
            </w:ins>
            <w:ins w:id="2845" w:author="冉" w:date="2026-07-24T17:32:37Z">
              <w:r>
                <w:rPr>
                  <w:rFonts w:hint="eastAsia"/>
                  <w:lang w:val="en-US" w:eastAsia="zh-CN"/>
                </w:rPr>
                <w:t>序列号，</w:t>
              </w:r>
            </w:ins>
            <w:ins w:id="2846" w:author="冉" w:date="2026-07-24T17:32:38Z">
              <w:r>
                <w:rPr>
                  <w:rFonts w:hint="eastAsia"/>
                  <w:lang w:val="en-US" w:eastAsia="zh-CN"/>
                </w:rPr>
                <w:t>也</w:t>
              </w:r>
            </w:ins>
            <w:ins w:id="2847" w:author="冉" w:date="2026-07-24T17:32:39Z">
              <w:r>
                <w:rPr>
                  <w:rFonts w:hint="eastAsia"/>
                  <w:lang w:val="en-US" w:eastAsia="zh-CN"/>
                </w:rPr>
                <w:t>需要</w:t>
              </w:r>
            </w:ins>
            <w:ins w:id="2848" w:author="冉" w:date="2026-07-24T17:32:42Z">
              <w:r>
                <w:rPr>
                  <w:rFonts w:hint="eastAsia"/>
                  <w:lang w:val="en-US" w:eastAsia="zh-CN"/>
                </w:rPr>
                <w:t>将</w:t>
              </w:r>
            </w:ins>
            <w:ins w:id="2849" w:author="冉" w:date="2026-07-24T17:32:45Z">
              <w:r>
                <w:rPr>
                  <w:rFonts w:hint="eastAsia"/>
                  <w:lang w:val="en-US" w:eastAsia="zh-CN"/>
                </w:rPr>
                <w:t>序列号，</w:t>
              </w:r>
            </w:ins>
            <w:ins w:id="2850" w:author="冉" w:date="2026-07-24T17:32:47Z">
              <w:r>
                <w:rPr>
                  <w:rFonts w:hint="eastAsia"/>
                  <w:lang w:val="en-US" w:eastAsia="zh-CN"/>
                </w:rPr>
                <w:t>规格</w:t>
              </w:r>
            </w:ins>
            <w:ins w:id="2851" w:author="冉" w:date="2026-07-24T17:32:48Z">
              <w:r>
                <w:rPr>
                  <w:rFonts w:hint="eastAsia"/>
                  <w:lang w:val="en-US" w:eastAsia="zh-CN"/>
                </w:rPr>
                <w:t>一并</w:t>
              </w:r>
            </w:ins>
            <w:ins w:id="2852" w:author="冉" w:date="2026-07-24T17:32:49Z">
              <w:r>
                <w:rPr>
                  <w:rFonts w:hint="eastAsia"/>
                  <w:lang w:val="en-US" w:eastAsia="zh-CN"/>
                </w:rPr>
                <w:t>上传。</w:t>
              </w:r>
            </w:ins>
          </w:p>
        </w:tc>
      </w:tr>
      <w:tr w14:paraId="73365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5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1FEC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54D07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5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49D0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5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51F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5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AFB1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5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1F44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选择设备型号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6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EEB0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必填，支持多种类型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6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FDB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从型号表读取</w:t>
            </w:r>
          </w:p>
        </w:tc>
      </w:tr>
      <w:tr w14:paraId="7526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6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4F1C2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CDAD5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6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6175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1B80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63248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1BA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输入销售地区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6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966A6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必填，精确到国家</w:t>
            </w:r>
            <w:ins w:id="2870" w:author="瀚瀚你好呀" w:date="2026-08-07T17:25:3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2871" w:author="瀚瀚你好呀" w:date="2026-08-07T17:25:3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国内</w:t>
              </w:r>
            </w:ins>
            <w:ins w:id="2872" w:author="瀚瀚你好呀" w:date="2026-08-07T17:25:3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到</w:t>
              </w:r>
            </w:ins>
            <w:ins w:id="2873" w:author="瀚瀚你好呀" w:date="2026-08-07T17:25:3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省市</w:t>
              </w:r>
            </w:ins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7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2606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保存到设备表，供APP端地区校验使用</w:t>
            </w:r>
          </w:p>
        </w:tc>
      </w:tr>
      <w:tr w14:paraId="372C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87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7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76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CC64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仓库设备管理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7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2C4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仓库区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7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C56AD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7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8477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设备列表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8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9C0C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表格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8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9F1E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展示所有在仓库的设备（未绑定任何经销商）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8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DB32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状态：在库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8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C7B4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设备表中归属经销商ID为空/仓库ID</w:t>
            </w:r>
          </w:p>
        </w:tc>
      </w:tr>
      <w:tr w14:paraId="51A9D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8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8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8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8343C63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8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8E6BEF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8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C15CC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8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FE253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设备SN/型号/入库时间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8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55F0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文本+日期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9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60B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搜索/筛选仓库中的设备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9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A627EC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89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5520E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B43B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89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89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9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BE8DC22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89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F39B13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89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D79ED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9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B12C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入库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9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C954A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89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70B0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新设备生产完成录入仓库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0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831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批量/单条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0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A722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插入设备表，状态=在库</w:t>
            </w:r>
          </w:p>
        </w:tc>
      </w:tr>
      <w:tr w14:paraId="4AC5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0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0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0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56496C6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0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67A5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设备出库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0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41573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0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4E9C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选择设备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0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5E87A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多选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0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731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从仓库中选择要出库的设备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0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66ACC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1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7B6D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查询仓库设备列表</w:t>
            </w:r>
          </w:p>
        </w:tc>
      </w:tr>
      <w:tr w14:paraId="40D65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91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1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1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E526B49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1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E9E467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1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3BC5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1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9849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1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10D2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1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6AA1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选择接收设备的总经销/二级经销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1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6A976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1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3E0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从经销商表读取</w:t>
            </w:r>
          </w:p>
        </w:tc>
      </w:tr>
      <w:tr w14:paraId="0B1EF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2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2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2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7DD7C3D1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2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8BBE28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2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8E542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2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8C932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出库确认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2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22D1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2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3EA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确认出库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2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35FE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出库后设备归属变为该经销商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2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F1DA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更新设备表经销商ID，状态=已出库</w:t>
            </w:r>
          </w:p>
        </w:tc>
      </w:tr>
      <w:tr w14:paraId="41CB3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2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2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3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2C5EC53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3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7B752B5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3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C408D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3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EDE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出库记录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3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E19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表格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3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55E4D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记录每次出库的设备列表、经销商、时间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3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B72EF5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3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FD3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写入出库日志表</w:t>
            </w:r>
          </w:p>
        </w:tc>
      </w:tr>
      <w:tr w14:paraId="011A3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3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3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3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8A2E3B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4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382A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库存调货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4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5A10D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4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901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调货申请列表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4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A32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表格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4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16F6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展示经销商发起的调货申请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4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AB3AC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4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3B9E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查询调货申请表</w:t>
            </w:r>
          </w:p>
        </w:tc>
      </w:tr>
      <w:tr w14:paraId="025E7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4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4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4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72AA1E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4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63075AA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5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705C3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5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280F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调货审批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5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1848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5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DEA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平台审批通过/拒绝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5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A80F6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通过后设备归属变更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5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55DF9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更新设备表经销商ID，记录审批人</w:t>
            </w:r>
          </w:p>
        </w:tc>
      </w:tr>
      <w:tr w14:paraId="4250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95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5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5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2687522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5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7ACADAA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5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C3F89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6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34E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调货记录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6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297E0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表格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6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54404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调货历史查询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6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C540E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6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2961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查询调货日志表</w:t>
            </w:r>
          </w:p>
        </w:tc>
      </w:tr>
      <w:tr w14:paraId="35A90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296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6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6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D66D560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6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103F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设备归属查询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6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DE81D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6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53EA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7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97B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7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CB1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输入SN号查询当前归属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7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AB5C1E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7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30DE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关联设备表+经销商表展示</w:t>
            </w:r>
          </w:p>
        </w:tc>
      </w:tr>
      <w:tr w14:paraId="56EA9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97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7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7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AC715D8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7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920066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7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DDB02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7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101B3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归属历史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7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1D5E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表格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8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50C1B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展示该设备从出库到现在的归属变更记录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8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5F98B7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8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576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查询分配/调货日志</w:t>
            </w:r>
          </w:p>
        </w:tc>
      </w:tr>
      <w:tr w14:paraId="17E9E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98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8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8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8B7265C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8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6B193B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8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4AA47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8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5758D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8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B40628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8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AC0E4C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9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95153F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299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3EFE4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5040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99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299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9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6243706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299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0E5133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299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3BAFD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9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0CEBB7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9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3C555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9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F57864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299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C130D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0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897421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A665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00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0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02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96B2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OTA管理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0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C28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固件版本管理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0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3B6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版本列表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0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8F31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0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CFC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0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C618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显示固件版本号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0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BFA8B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0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011A50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BCD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1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1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1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3916A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1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EC169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1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A8A86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1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874B3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1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33E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1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7D0F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显示适用设备类型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1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A29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顶流机/制冰机等，不同设备独立管理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1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A550A3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DE8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01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1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2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D6D8F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2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966E3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2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9D61A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2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BB92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发布时间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2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E8754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2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612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显示版本发布时间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2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4B858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2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9D5E9A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4C1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02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2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2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6A2CB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3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FE3CF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3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F8131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3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CAD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版本说明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3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09B1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3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179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显示版本更新说明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3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94DA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3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787FE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EBBF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3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3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3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AD741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3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3BA29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4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54C0E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4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AC31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发布状态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4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562B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4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1BE25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显示发布状态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4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8E24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草稿/已发布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4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C305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控制APP端是否推送更新</w:t>
            </w:r>
          </w:p>
        </w:tc>
      </w:tr>
      <w:tr w14:paraId="463F7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4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4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4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1DD0A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4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1CCD9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4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7E3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版本新增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5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7E37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5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6FE4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5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125B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输入固件版本号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5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9A61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必填，格式如1.0.0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5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DE98C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EC0A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5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5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5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05B8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5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A49D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5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CB423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5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CD3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适用设备类型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6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BED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6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855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选择适用设备类型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6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8CFBD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6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4590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从设备类型表读取</w:t>
            </w:r>
          </w:p>
        </w:tc>
      </w:tr>
      <w:tr w14:paraId="0FA15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6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6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6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C4DA8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6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CEC96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6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B2F9E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6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E1CFE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版本说明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6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1F8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7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B49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输入版本更新说明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7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CDCD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7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154891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457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07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7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7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BA5B8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7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AF02C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7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20367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7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FE6DE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固件文件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7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F418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文件上传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7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D23D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上传固件文件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8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9D01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必填，需与硬件联调确认格式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8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39A6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存储到文件服务器</w:t>
            </w:r>
          </w:p>
        </w:tc>
      </w:tr>
      <w:tr w14:paraId="4A81A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08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8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8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BB92D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8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E662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85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6C15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版本发布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8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7FAC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发布/撤回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8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E99B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8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F51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发布或撤回固件版本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8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3C4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09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9E6D4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更新发布状态，已发布则APP端推送更新提示</w:t>
            </w:r>
          </w:p>
        </w:tc>
      </w:tr>
      <w:tr w14:paraId="71B74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09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09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9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91BAD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9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0399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09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0007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9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300E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强制更新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9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334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9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6B8B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设置是否强制用户更新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9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A82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开启后APP端必须更新才能使用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09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D6A9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更新强制标记字段</w:t>
            </w:r>
          </w:p>
        </w:tc>
      </w:tr>
      <w:tr w14:paraId="36C1F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0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0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01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F529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0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CD1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经销商列表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0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40D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0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C1D9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账号/名称/地区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0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85F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0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FF51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按关键词搜索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0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DDA04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0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3CD4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</w:t>
            </w:r>
          </w:p>
        </w:tc>
      </w:tr>
      <w:tr w14:paraId="4EBA3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0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0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1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6E37F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FAC46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1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03B1F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1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7AA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层级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1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8BC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1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893E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按层级筛选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1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10A5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一级/二级/全部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1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66F5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筛选层级字段</w:t>
            </w:r>
          </w:p>
        </w:tc>
      </w:tr>
      <w:tr w14:paraId="44CB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11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1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1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8B6B8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44B7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2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1A076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2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BC88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2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05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2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FE6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2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DAE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正常/禁用/全部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2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74B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</w:p>
        </w:tc>
      </w:tr>
      <w:tr w14:paraId="148E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2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2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2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1402B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2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B0211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3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038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3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8FB8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经销商名称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3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1166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3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F61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显示经销商名称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3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B56DE8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3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44E358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2C10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3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3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3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520D8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3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B20B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3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893D5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4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979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4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56E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4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41D00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显示登录账号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4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1F0A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4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25DCD9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D8A4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14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4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4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9179F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4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96F6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4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F53B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4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6757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所属地区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5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7377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5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9261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显示负责地区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5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4238CB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5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03BAA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C4D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5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5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5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1ECCD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5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175FF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5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08F96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5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B885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层级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5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FE07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6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83E8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显示一级/二级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6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9D8AA7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6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DC21B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CEF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16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6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6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EACA7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6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BBDF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6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2792F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6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45E7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上级经销商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6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736E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6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283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显示上级经销商名称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7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083B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一级显示-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7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479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关联上级ID查询</w:t>
            </w:r>
          </w:p>
        </w:tc>
      </w:tr>
      <w:tr w14:paraId="345B3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7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7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7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4872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7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A21C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7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7D640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7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574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管理设备数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7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585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7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BE7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显示名下设备数量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7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BA19EC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8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F582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统计关联设备数</w:t>
            </w:r>
          </w:p>
        </w:tc>
      </w:tr>
      <w:tr w14:paraId="0C2C8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8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8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8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0805C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8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5246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8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87CA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8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59C3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8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B7C1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8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CE4B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显示账号状态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8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96E6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正常绿色，禁用红色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18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FA61F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C1A4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9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9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1AB8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9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26445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19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D297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10E4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577C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E5B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新增经销商账号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D87273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1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75C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弹出新增表单</w:t>
            </w:r>
          </w:p>
        </w:tc>
      </w:tr>
      <w:tr w14:paraId="6E212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1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1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0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58686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64DCF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0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362DE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562D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308EF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B2E1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编辑经销商信息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8EC406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BE92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弹出编辑表单</w:t>
            </w:r>
          </w:p>
        </w:tc>
      </w:tr>
      <w:tr w14:paraId="574A6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2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0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73B4C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EBF74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18513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9345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禁用/启用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6A3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AE67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禁用或启用账号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597A7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6873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更新状态字段</w:t>
            </w:r>
          </w:p>
        </w:tc>
      </w:tr>
      <w:tr w14:paraId="3AAA2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1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F5622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4643D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7B58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2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3486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重置密码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2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4CF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2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5E4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重置为默认密码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23A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需二次确认，首次登录强制修改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2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DC0B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更新密码字段</w:t>
            </w:r>
          </w:p>
        </w:tc>
      </w:tr>
      <w:tr w14:paraId="3D89B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2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ED57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28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E099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经销商新增/编辑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2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CB8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表单字段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3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005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3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7EA4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3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0A97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设置登录账号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3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B31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必填，唯一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3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C2A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验证唯一性</w:t>
            </w:r>
          </w:p>
        </w:tc>
      </w:tr>
      <w:tr w14:paraId="404EF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3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3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3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850AB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3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7E2A9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3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D1D2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3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2F30D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初始密码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4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A264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4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5C1CA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设置初始密码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4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CDBE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必填，首次登录强制修改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4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6C5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加密存储</w:t>
            </w:r>
          </w:p>
        </w:tc>
      </w:tr>
      <w:tr w14:paraId="6256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24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4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4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D9014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5A5F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4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2658D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4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068F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经销商名称/地区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4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A28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5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4940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输入名称和负责地区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5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4E2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5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63AFB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6B47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5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2496B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295AB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5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E9E91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5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84B4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层级/上级经销商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5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4DB1F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5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DC247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选择层级和上级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6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A83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二级必填上级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6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1735C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从一级经销商列表读取</w:t>
            </w:r>
          </w:p>
        </w:tc>
      </w:tr>
      <w:tr w14:paraId="5BC4E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2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6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0066A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71F7A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6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6A9B2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2AC1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联系电话/邮箱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1A4E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B1B62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输入联系方式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6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FC4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电话必填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7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7CDA0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68C4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27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7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72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D614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7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F29A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项目列表</w:t>
            </w:r>
            <w:r>
              <w:commentReference w:id="14"/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7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BF6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7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070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船名/SN号/船东姓名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7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36AA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7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5276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按关键词搜索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7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B426CB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7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E43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</w:t>
            </w:r>
            <w:del w:id="3280" w:author="瀚瀚你好呀" w:date="2026-08-07T17:27:5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或精确</w:delText>
              </w:r>
            </w:del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匹配</w:t>
            </w:r>
          </w:p>
        </w:tc>
      </w:tr>
      <w:tr w14:paraId="49885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8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8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8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0CC14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8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80F53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8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53B1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8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F20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所属经销商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8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CEFA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8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EA23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按经销商筛选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8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7FF9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28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479E2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筛选经销商ID</w:t>
            </w:r>
          </w:p>
        </w:tc>
      </w:tr>
      <w:tr w14:paraId="04E60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2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9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9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EAD67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9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E8BCB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29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930C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AC4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B7D0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日期范围选择器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108D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按创建时间筛选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449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中文显示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2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68FA9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筛选时间范围</w:t>
            </w:r>
          </w:p>
        </w:tc>
      </w:tr>
      <w:tr w14:paraId="20F08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2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2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0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FC6F9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CF42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0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C3CB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CD4F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船名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631B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344A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显示船只名称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676AE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9383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FDB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0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7F038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16B1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1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BFD6E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2067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61922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3F17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显示设备序列号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57A0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42347B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625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3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1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CA75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68900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FB967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2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86A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船东姓名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2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D8A8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2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702A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显示船东姓名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7D20A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2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519CF3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A76F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3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2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D9308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2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8378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2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2043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3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03F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3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3ED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3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984F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显示设备型号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3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13ECAF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3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21FA1E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138B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3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3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3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E67E2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3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292C7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3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7C61A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3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4668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使用地区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4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6C82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4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B78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显示使用地区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4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16E9D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4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299338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3A9C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4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4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4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11C2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88FB9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4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71EE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4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5B2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所属经销商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4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2B69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5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4508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显示创建该项目的经销商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5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4BE9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5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BD5D915">
            <w:pPr>
              <w:pStyle w:val="2"/>
              <w:rPr>
                <w:ins w:id="3353" w:author="冉" w:date="2026-07-24T17:33:31Z"/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关联经销商表</w:t>
            </w:r>
            <w:ins w:id="3354" w:author="冉" w:date="2026-07-24T17:33:3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（</w:t>
              </w:r>
            </w:ins>
            <w:ins w:id="3355" w:author="冉" w:date="2026-07-24T17:33:31Z">
              <w:r>
                <w:rPr>
                  <w:rFonts w:hint="eastAsia"/>
                  <w:lang w:val="en-US" w:eastAsia="zh-CN"/>
                </w:rPr>
                <w:t>支持更换代理商及使用地区，实际船只可能换区域使用</w:t>
              </w:r>
            </w:ins>
          </w:p>
          <w:p w14:paraId="7E105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ins w:id="3356" w:author="冉" w:date="2026-07-24T17:33:3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）</w:t>
              </w:r>
            </w:ins>
          </w:p>
        </w:tc>
      </w:tr>
      <w:tr w14:paraId="77284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35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5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5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50777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5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B187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6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53C76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6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1C592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质保到期日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6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D267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6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461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显示质保到期日期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6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8E9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临期标红提醒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6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34C8F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928A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6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6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6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420BB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6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A344E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6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81E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7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C0EF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查看详情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7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AA3D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7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E0D5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查看项目详情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7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CB24B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7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FD4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跳转详情页</w:t>
            </w:r>
          </w:p>
        </w:tc>
      </w:tr>
      <w:tr w14:paraId="0FAF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7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7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7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E4D0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7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95B8D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7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CCE68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7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72AF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8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C2DDD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8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F8F8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编辑项目信息</w:t>
            </w:r>
            <w:r>
              <w:commentReference w:id="15"/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8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B6C9C8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38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637C55F">
            <w:pPr>
              <w:pStyle w:val="2"/>
              <w:rPr>
                <w:ins w:id="3384" w:author="冉" w:date="2026-07-24T17:33:14Z"/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弹出编辑表单</w:t>
            </w:r>
            <w:ins w:id="3385" w:author="冉" w:date="2026-07-24T17:33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（</w:t>
              </w:r>
            </w:ins>
            <w:ins w:id="3386" w:author="冉" w:date="2026-07-24T17:33:14Z">
              <w:r>
                <w:rPr>
                  <w:rFonts w:hint="eastAsia"/>
                  <w:lang w:val="en-US" w:eastAsia="zh-CN"/>
                </w:rPr>
                <w:t>支持修改项目的客户信息，主要针对二手机买卖，原记录也保留。代理商和公司都可以添加</w:t>
              </w:r>
            </w:ins>
          </w:p>
          <w:p w14:paraId="5F704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ins w:id="3387" w:author="冉" w:date="2026-07-24T17:33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）</w:t>
              </w:r>
            </w:ins>
          </w:p>
        </w:tc>
      </w:tr>
      <w:tr w14:paraId="42420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8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8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8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4D841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9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66118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9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C64F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9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D04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9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5E10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9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3CE5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删除项目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9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9845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39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5BF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物理删除项目记录</w:t>
            </w:r>
          </w:p>
        </w:tc>
      </w:tr>
      <w:tr w14:paraId="27541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39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39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98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1AAE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故障报修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39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C04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报修列表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0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924E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0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0EB5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报修单号/用户账号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0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D699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0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51699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按关键词搜索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0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7C9A12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0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9AEF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del w:id="3406" w:author="瀚瀚你好呀" w:date="2026-08-07T17:30:5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delText>精确或</w:delText>
              </w:r>
            </w:del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</w:t>
            </w:r>
          </w:p>
        </w:tc>
      </w:tr>
      <w:tr w14:paraId="7477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0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0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0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8C53D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0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8B22B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10BC5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1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01A0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故障分类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1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6B2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1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E0E7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按故障类型筛选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1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F14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水下电机/提升/转向/接线盒/其他/全部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1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2CC7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筛选分类字段</w:t>
            </w:r>
          </w:p>
        </w:tc>
      </w:tr>
      <w:tr w14:paraId="0805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41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1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1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DF81F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1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ECF8A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EAEB3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2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3C9B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2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012F4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2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021C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2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4E95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待处理/处理中/已完成/全部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2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0D0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</w:p>
        </w:tc>
      </w:tr>
      <w:tr w14:paraId="694A0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42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2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2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9A86F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2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134C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2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41F42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2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7257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提交时间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3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AC53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日期范围选择器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3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11DEF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按提交时间筛选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3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3DC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中文显示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3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D90C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筛选时间范围</w:t>
            </w:r>
          </w:p>
        </w:tc>
      </w:tr>
      <w:tr w14:paraId="5939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3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3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3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1C1B8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3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2D758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3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5A86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3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59B9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报修单号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3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EC8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4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FC55F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显示报修唯一单号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4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645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自动生成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4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49A13F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34D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44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4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4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C7DFB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4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F5555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E62F5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4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D546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4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C4A8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4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3A7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显示提交用户账号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5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F442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5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8DB23C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AD3E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5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5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5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0F73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5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0B3B0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BB47A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5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8EA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5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FB187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5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DA34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显示报修设备序列号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5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06BDF2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6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C556EC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EA8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6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6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6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79F58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6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FCCC3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F95C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6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09F7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故障分类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6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B70D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6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6C9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显示故障类型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6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6346C5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6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3A484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D93D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7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7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7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B8D37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7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F63C4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7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32DCE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7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4E4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联系方式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7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4EE51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7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7B36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显示用户联系方式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7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8F583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7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53CC5D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931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7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7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8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BEC08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8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0CC24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8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3942B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8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4E27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8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F1BA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8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CAA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显示处理状态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8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F1367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待处理红色，处理中橙色，已完成绿色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48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D8F09E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0E5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48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8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8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85150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9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0B86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91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A993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9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9F2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查看详情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9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685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9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97D8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查看报修详情及故障描述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9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08CDCA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49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5C1D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弹出详情弹窗</w:t>
            </w:r>
          </w:p>
        </w:tc>
      </w:tr>
      <w:tr w14:paraId="58398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49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49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9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7B004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49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7502B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0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944C4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0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BCD4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分配处理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0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4BD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0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69C1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分配给对应经销商处理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0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699D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0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826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更新状态为处理中，通知经销商</w:t>
            </w:r>
          </w:p>
        </w:tc>
      </w:tr>
      <w:tr w14:paraId="46ABC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0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0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0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61AD8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0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EA60C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0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B329A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1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28B3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标记完成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1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B7C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1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1A4AA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标记报修已完成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1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14A1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处理中状态显示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1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3E2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更新状态为已完成</w:t>
            </w:r>
          </w:p>
        </w:tc>
      </w:tr>
      <w:tr w14:paraId="3F663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1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1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1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C98D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1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63C8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1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6CC13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1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4F58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回复用户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2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A92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文本域+按钮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2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5DE3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填写处理结果回复用户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2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60FA40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2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189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保存回复内容，推送通知给用户</w:t>
            </w:r>
          </w:p>
        </w:tc>
      </w:tr>
      <w:tr w14:paraId="0C955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2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2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25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13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客服留言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2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5784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留言列表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2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4706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搜索条件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2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6E3B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2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DC05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3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2394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按用户账号搜索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3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28E52C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3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EF398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</w:t>
            </w:r>
          </w:p>
        </w:tc>
      </w:tr>
      <w:tr w14:paraId="2ED93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3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3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3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FE1E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3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356A3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3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24BB4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3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05CA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回复状态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3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B129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3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DD3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按回复状态筛选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4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0205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未回复/已回复/全部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4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D310E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</w:p>
        </w:tc>
      </w:tr>
      <w:tr w14:paraId="0A7ED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4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4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4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54F7A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4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7ADC2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4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F1C35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4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2B46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提交时间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4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EA0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日期范围选择器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4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B9562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按提交时间筛选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4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6704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中文显示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5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21D2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筛选时间范围</w:t>
            </w:r>
          </w:p>
        </w:tc>
      </w:tr>
      <w:tr w14:paraId="73513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5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5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5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4ACCD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5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F9BFF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5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52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5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4767E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5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2077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5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C688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显示提交用户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5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FC19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5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03F251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9A31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6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6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6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344E5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6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1C6FE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6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C8D0B0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6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6A7C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留言内容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6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90B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6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91FB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显示留言内容摘要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6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D9C4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超长截断显示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6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D0FBA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9A4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6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6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7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52E80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7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578ED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7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FCBF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7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B62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联系方式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7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919B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7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85B2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显示用户联系方式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7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8A71D0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7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2AF03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BEA2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7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7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7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136A3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8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92D39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8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8E795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8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7B5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回复状态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8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E2A0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8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E4A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显示回复状态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8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B17A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未回复红色，已回复绿色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58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8894C9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2AF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58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8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8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D8E62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8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5E1C7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90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B94D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9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F936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查看并回复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9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CB6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9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C3BA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查看留言详情并回复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9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A37809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59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E0E0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弹出详情弹窗，填写回复内容</w:t>
            </w:r>
          </w:p>
        </w:tc>
      </w:tr>
      <w:tr w14:paraId="06B89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59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59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9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98E7F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9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43258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59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9D337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62A2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转发经销商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12E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A6DE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转发给对应经销商处理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98B217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C9F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更新转发状态，通知经销商</w:t>
            </w:r>
          </w:p>
        </w:tc>
      </w:tr>
      <w:tr w14:paraId="27002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60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0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06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F073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售后管理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0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7AACD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物料申请审批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08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CC3D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  <w:ins w:id="3609" w:author="瀚瀚你好呀" w:date="2026-08-07T17:34:0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3610" w:author="瀚瀚你好呀" w:date="2026-08-07T17:34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需要</w:t>
              </w:r>
            </w:ins>
            <w:ins w:id="3611" w:author="瀚瀚你好呀" w:date="2026-08-07T17:34:0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拆开</w:t>
              </w:r>
            </w:ins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B4D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转单到总部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969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6A8BB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客服留言可转单给总部处理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64800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客户要求升级转总部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682E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更新留言归属为总部，推送通知</w:t>
            </w:r>
            <w:ins w:id="3617" w:author="瀚瀚你好呀" w:date="2026-08-07T17:33:3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3618" w:author="瀚瀚你好呀" w:date="2026-08-07T17:33:3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归属于</w:t>
              </w:r>
            </w:ins>
            <w:ins w:id="3619" w:author="瀚瀚你好呀" w:date="2026-08-07T17:33:4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客服</w:t>
              </w:r>
            </w:ins>
            <w:ins w:id="3620" w:author="瀚瀚你好呀" w:date="2026-08-07T17:33:4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留言管理</w:t>
              </w:r>
            </w:ins>
          </w:p>
        </w:tc>
      </w:tr>
      <w:tr w14:paraId="6E06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62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2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508BA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2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F3A2B5E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2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2CE53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ED3D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审批状态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CBC9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5558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1F4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待审批/已审批/已拒绝/全部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2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3E4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  <w:ins w:id="3630" w:author="瀚瀚你好呀" w:date="2026-08-07T17:33:2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，</w:t>
              </w:r>
            </w:ins>
            <w:ins w:id="3631" w:author="瀚瀚你好呀" w:date="2026-08-07T17:33:5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归属于</w:t>
              </w:r>
            </w:ins>
            <w:ins w:id="3632" w:author="瀚瀚你好呀" w:date="2026-08-07T17:33:5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售后</w:t>
              </w:r>
            </w:ins>
            <w:ins w:id="3633" w:author="瀚瀚你好呀" w:date="2026-08-07T17:33:5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管理</w:t>
              </w:r>
            </w:ins>
          </w:p>
        </w:tc>
      </w:tr>
      <w:tr w14:paraId="131B2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63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3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3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DD4C81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3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8A59568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3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D58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3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5D4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申请单号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3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1D1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4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D340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显示申请唯一单号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4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C088A0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4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1211B2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94A8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64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4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4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4CB18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4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65D1B9DD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90816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4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240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申请经销商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4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E87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4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4E5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显示申请方经销商名称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5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DE943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5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70FEC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FC9A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65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5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5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043B7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5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2BC1B21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5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1DCC3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5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7863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物料名称/数量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5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077A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5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3B83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显示申请物料和数量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5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2C24B5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6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B17271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FB0F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66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6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C62362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6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15A14E7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6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42438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379A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审批状态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9FD9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C2F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显示审批状态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62F4C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6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5731B0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2C67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67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7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7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710654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7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4784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物料申请(提前)</w:t>
            </w: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7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9A479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7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ED15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7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B8F9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7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A386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输入设备SN号校验是否在质保期内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7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B90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提前申请用，带SN校验质保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7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8838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查询设备激活日期+产品质保规则，对比当前时间</w:t>
            </w:r>
          </w:p>
        </w:tc>
      </w:tr>
      <w:tr w14:paraId="555AE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67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7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2C1A39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8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6CF144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82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533B0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B5A3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质保校验结果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594A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9C38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显示质保期是否在有效期内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54A3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过期需自费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1D81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系统自动判断并提示</w:t>
            </w:r>
          </w:p>
        </w:tc>
      </w:tr>
      <w:tr w14:paraId="37345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68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68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8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9D96AF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69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1F75831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69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F8FBC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9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EDEF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9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346A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9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1CE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记录物料申请时间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9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0D7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自动生成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69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DA1E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保存到物料申请表</w:t>
            </w:r>
          </w:p>
        </w:tc>
      </w:tr>
      <w:tr w14:paraId="5C90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69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3697" w:author="冉" w:date="2026-07-24T17:34:00Z"/>
          <w:trPrChange w:id="369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69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92C20A">
            <w:pPr>
              <w:jc w:val="left"/>
              <w:rPr>
                <w:del w:id="3700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7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A80A0FF">
            <w:pPr>
              <w:jc w:val="center"/>
              <w:rPr>
                <w:del w:id="3702" w:author="冉" w:date="2026-07-24T17:34:00Z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70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AE7A4A7">
            <w:pPr>
              <w:jc w:val="center"/>
              <w:rPr>
                <w:del w:id="3704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0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1258C7">
            <w:pPr>
              <w:jc w:val="left"/>
              <w:rPr>
                <w:del w:id="3706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0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D9D1267">
            <w:pPr>
              <w:jc w:val="left"/>
              <w:rPr>
                <w:del w:id="3708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0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3BD74B">
            <w:pPr>
              <w:jc w:val="left"/>
              <w:rPr>
                <w:del w:id="3710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1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CE4F534">
            <w:pPr>
              <w:jc w:val="left"/>
              <w:rPr>
                <w:del w:id="3712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1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5C29D4">
            <w:pPr>
              <w:jc w:val="left"/>
              <w:rPr>
                <w:del w:id="3714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BD5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1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3715" w:author="冉" w:date="2026-07-24T17:34:00Z"/>
          <w:trPrChange w:id="371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1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612DE83">
            <w:pPr>
              <w:jc w:val="left"/>
              <w:rPr>
                <w:del w:id="3718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7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C519228">
            <w:pPr>
              <w:jc w:val="center"/>
              <w:rPr>
                <w:del w:id="3720" w:author="冉" w:date="2026-07-24T17:34:00Z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72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3D99070">
            <w:pPr>
              <w:jc w:val="center"/>
              <w:rPr>
                <w:del w:id="3722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2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A65EC75">
            <w:pPr>
              <w:jc w:val="left"/>
              <w:rPr>
                <w:del w:id="3724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2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39230BF">
            <w:pPr>
              <w:jc w:val="left"/>
              <w:rPr>
                <w:del w:id="3726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2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5AFD23E">
            <w:pPr>
              <w:jc w:val="left"/>
              <w:rPr>
                <w:del w:id="3728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2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F59B11">
            <w:pPr>
              <w:jc w:val="left"/>
              <w:rPr>
                <w:del w:id="3730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3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8A0D19A">
            <w:pPr>
              <w:jc w:val="left"/>
              <w:rPr>
                <w:del w:id="3732" w:author="冉" w:date="2026-07-24T17:34:00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B86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3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3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3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DA136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73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6BE3628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736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7C41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3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1BA5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审批通过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3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424F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3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78A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通过物料申请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4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D09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待审批状态显示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4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931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更新状态为已审批，通知经销商</w:t>
            </w:r>
          </w:p>
        </w:tc>
      </w:tr>
      <w:tr w14:paraId="3297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4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4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4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DA45B6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74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1B1E6F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745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33470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4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5C628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审批拒绝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4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444C7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4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D65D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拒绝物料申请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4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882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需填写拒绝原因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5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8FE8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更新状态为已拒绝，通知经销商</w:t>
            </w:r>
          </w:p>
        </w:tc>
      </w:tr>
      <w:tr w14:paraId="21430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5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5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5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78534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75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64F62A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375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58D7E3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755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9BBF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快递公司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756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6AE4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757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08AD95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选择快</w:t>
            </w:r>
            <w:r>
              <w:commentReference w:id="16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递公司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758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4F296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必填，已审批状态显示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759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6DA86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从快递公司配置表读取</w:t>
            </w:r>
          </w:p>
        </w:tc>
      </w:tr>
      <w:tr w14:paraId="3E2A7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6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6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8909B4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62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8D679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63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B6221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5DED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填写发货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906A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FF69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填写物流单号，选择快递公司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8E2B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已审批状态显示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6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6FC6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录入物流单号和快递公司编码，更新发货状态</w:t>
            </w:r>
          </w:p>
        </w:tc>
      </w:tr>
      <w:tr w14:paraId="6F120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76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6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7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539954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7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7E883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7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B0B9C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7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BB84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物料名称/编号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7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1227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7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E92B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显示物料信息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7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1EEB3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77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DD4ACA">
            <w:pPr>
              <w:pStyle w:val="2"/>
              <w:rPr>
                <w:ins w:id="3778" w:author="冉" w:date="2026-07-24T17:34:26Z"/>
                <w:rFonts w:hint="default" w:eastAsiaTheme="minorEastAsia"/>
                <w:lang w:val="en-US" w:eastAsia="zh-CN"/>
              </w:rPr>
            </w:pPr>
            <w:ins w:id="3779" w:author="冉" w:date="2026-07-24T17:34:26Z">
              <w:r>
                <w:rPr>
                  <w:rFonts w:hint="eastAsia"/>
                  <w:lang w:val="en-US" w:eastAsia="zh-CN"/>
                </w:rPr>
                <w:t>销售订单也需要</w:t>
              </w:r>
            </w:ins>
            <w:ins w:id="3780" w:author="冉" w:date="2026-07-24T17:34:38Z">
              <w:r>
                <w:rPr>
                  <w:rFonts w:hint="eastAsia"/>
                  <w:lang w:val="en-US" w:eastAsia="zh-CN"/>
                </w:rPr>
                <w:t>走</w:t>
              </w:r>
            </w:ins>
            <w:ins w:id="3781" w:author="冉" w:date="2026-07-24T17:34:41Z">
              <w:r>
                <w:rPr>
                  <w:rFonts w:hint="eastAsia"/>
                  <w:lang w:val="en-US" w:eastAsia="zh-CN"/>
                </w:rPr>
                <w:t>物流</w:t>
              </w:r>
            </w:ins>
            <w:ins w:id="3782" w:author="冉" w:date="2026-07-24T17:34:44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3783" w:author="冉" w:date="2026-07-24T17:34:45Z">
              <w:r>
                <w:rPr>
                  <w:rFonts w:hint="eastAsia"/>
                  <w:lang w:val="en-US" w:eastAsia="zh-CN"/>
                </w:rPr>
                <w:t>需要能</w:t>
              </w:r>
            </w:ins>
            <w:ins w:id="3784" w:author="冉" w:date="2026-07-24T17:34:46Z">
              <w:r>
                <w:rPr>
                  <w:rFonts w:hint="eastAsia"/>
                  <w:lang w:val="en-US" w:eastAsia="zh-CN"/>
                </w:rPr>
                <w:t>查询</w:t>
              </w:r>
            </w:ins>
            <w:ins w:id="3785" w:author="冉" w:date="2026-07-24T17:34:47Z">
              <w:r>
                <w:rPr>
                  <w:rFonts w:hint="eastAsia"/>
                  <w:lang w:val="en-US" w:eastAsia="zh-CN"/>
                </w:rPr>
                <w:t>到</w:t>
              </w:r>
            </w:ins>
            <w:ins w:id="3786" w:author="冉" w:date="2026-07-24T17:34:26Z">
              <w:r>
                <w:rPr>
                  <w:rFonts w:hint="eastAsia"/>
                  <w:lang w:val="en-US" w:eastAsia="zh-CN"/>
                </w:rPr>
                <w:t>。另外售后物料还可能公司主动给代理商发放</w:t>
              </w:r>
            </w:ins>
            <w:ins w:id="3787" w:author="冉" w:date="2026-07-24T17:34:53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3788" w:author="冉" w:date="2026-07-24T17:34:54Z">
              <w:r>
                <w:rPr>
                  <w:rFonts w:hint="eastAsia"/>
                  <w:lang w:val="en-US" w:eastAsia="zh-CN"/>
                </w:rPr>
                <w:t>这种也能</w:t>
              </w:r>
            </w:ins>
            <w:ins w:id="3789" w:author="冉" w:date="2026-07-24T17:34:56Z">
              <w:r>
                <w:rPr>
                  <w:rFonts w:hint="eastAsia"/>
                  <w:lang w:val="en-US" w:eastAsia="zh-CN"/>
                </w:rPr>
                <w:t>查询到</w:t>
              </w:r>
            </w:ins>
          </w:p>
          <w:p w14:paraId="3FE2CB8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A2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9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6BF79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9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D40A5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79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B0D20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294F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0514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金额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FD686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显示采购价格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FB90F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仅管理员和经销商可见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7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1652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按权限控制</w:t>
            </w:r>
          </w:p>
        </w:tc>
      </w:tr>
      <w:tr w14:paraId="638B8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7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7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00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83291A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0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AEDDB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02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A764B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75E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库存数量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77A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A075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显示当前库存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CE6B09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575EE1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7944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09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2E93DC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10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DE92E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1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89BAB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1D8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新增/编辑/删除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917FB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FF8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管理物料信息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846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399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物理删除</w:t>
            </w:r>
          </w:p>
        </w:tc>
      </w:tr>
      <w:tr w14:paraId="42D2C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8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18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6A00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1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6FFEB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2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009DA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21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71A5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快递公司名称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22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6F999A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23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01DE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添加快递公司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24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31A8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25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0F37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保存到配置表</w:t>
            </w:r>
          </w:p>
        </w:tc>
      </w:tr>
      <w:tr w14:paraId="7F103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8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27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E65C66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28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1FEA0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2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04FF4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0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6058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快递100编码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1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5ED9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2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42A81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快递100编码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3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AAD4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4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49E1C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与快递100接口文档一致</w:t>
            </w:r>
          </w:p>
        </w:tc>
      </w:tr>
      <w:tr w14:paraId="209BC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3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3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36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3020EE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nil"/>
              <w:bottom w:val="nil"/>
              <w:right w:val="single" w:color="D9E2F3" w:sz="4" w:space="0"/>
            </w:tcBorders>
            <w:shd w:val="clear" w:color="auto" w:fill="auto"/>
            <w:vAlign w:val="center"/>
            <w:tcPrChange w:id="3837" w:author="冉" w:date="2026-07-24T17:35:33Z">
              <w:tcPr>
                <w:tcW w:w="454" w:type="pct"/>
                <w:vMerge w:val="restart"/>
                <w:tcBorders>
                  <w:top w:val="nil"/>
                  <w:left w:val="nil"/>
                  <w:bottom w:val="nil"/>
                  <w:right w:val="single" w:color="D9E2F3" w:sz="4" w:space="0"/>
                </w:tcBorders>
                <w:shd w:val="clear" w:color="auto" w:fill="auto"/>
                <w:vAlign w:val="center"/>
              </w:tcPr>
            </w:tcPrChange>
          </w:tcPr>
          <w:p w14:paraId="60C79C9C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38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D928C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39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5E97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API Key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0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05F9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1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58615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快递100 API密钥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2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010E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加密存储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3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F4AF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调用凭证</w:t>
            </w:r>
          </w:p>
        </w:tc>
      </w:tr>
      <w:tr w14:paraId="5CD2D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4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4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4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B321C1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nil"/>
              <w:bottom w:val="nil"/>
              <w:right w:val="single" w:color="D9E2F3" w:sz="4" w:space="0"/>
            </w:tcBorders>
            <w:shd w:val="clear" w:color="auto" w:fill="auto"/>
            <w:vAlign w:val="center"/>
            <w:tcPrChange w:id="3846" w:author="冉" w:date="2026-07-24T17:35:33Z">
              <w:tcPr>
                <w:tcW w:w="454" w:type="pct"/>
                <w:vMerge w:val="continue"/>
                <w:tcBorders>
                  <w:top w:val="nil"/>
                  <w:left w:val="nil"/>
                  <w:bottom w:val="nil"/>
                  <w:right w:val="single" w:color="D9E2F3" w:sz="4" w:space="0"/>
                </w:tcBorders>
                <w:shd w:val="clear" w:color="auto" w:fill="auto"/>
                <w:vAlign w:val="center"/>
              </w:tcPr>
            </w:tcPrChange>
          </w:tcPr>
          <w:p w14:paraId="08102614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47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DE5CF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8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6F784E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启用状态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49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BED68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0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01D14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启用/关闭该公司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1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606F27B8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2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058DB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已启用才可选</w:t>
            </w:r>
          </w:p>
        </w:tc>
      </w:tr>
      <w:tr w14:paraId="05F3B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5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B5849E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nil"/>
              <w:bottom w:val="nil"/>
              <w:right w:val="single" w:color="D9E2F3" w:sz="4" w:space="0"/>
            </w:tcBorders>
            <w:shd w:val="clear" w:color="auto" w:fill="auto"/>
            <w:vAlign w:val="center"/>
            <w:tcPrChange w:id="3855" w:author="冉" w:date="2026-07-24T17:35:33Z">
              <w:tcPr>
                <w:tcW w:w="454" w:type="pct"/>
                <w:vMerge w:val="continue"/>
                <w:tcBorders>
                  <w:top w:val="nil"/>
                  <w:left w:val="nil"/>
                  <w:bottom w:val="nil"/>
                  <w:right w:val="single" w:color="D9E2F3" w:sz="4" w:space="0"/>
                </w:tcBorders>
                <w:shd w:val="clear" w:color="auto" w:fill="auto"/>
                <w:vAlign w:val="center"/>
              </w:tcPr>
            </w:tcPrChange>
          </w:tcPr>
          <w:p w14:paraId="67EC0EA4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5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CF7D2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7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032ED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测试查询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8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CCD3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59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F57A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输入单号测试轨迹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60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2C4BB3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调试用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861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20D7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调用快递100接口</w:t>
            </w:r>
          </w:p>
        </w:tc>
      </w:tr>
      <w:tr w14:paraId="66B32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8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6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220FD1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nil"/>
              <w:bottom w:val="nil"/>
              <w:right w:val="single" w:color="D9E2F3" w:sz="4" w:space="0"/>
            </w:tcBorders>
            <w:shd w:val="clear" w:color="auto" w:fill="auto"/>
            <w:vAlign w:val="center"/>
            <w:tcPrChange w:id="3864" w:author="冉" w:date="2026-07-24T17:35:33Z">
              <w:tcPr>
                <w:tcW w:w="454" w:type="pct"/>
                <w:vMerge w:val="continue"/>
                <w:tcBorders>
                  <w:top w:val="nil"/>
                  <w:left w:val="nil"/>
                  <w:bottom w:val="nil"/>
                  <w:right w:val="single" w:color="D9E2F3" w:sz="4" w:space="0"/>
                </w:tcBorders>
                <w:shd w:val="clear" w:color="auto" w:fill="auto"/>
                <w:vAlign w:val="center"/>
              </w:tcPr>
            </w:tcPrChange>
          </w:tcPr>
          <w:p w14:paraId="60D0ED20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6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4221F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ACB8A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原SN</w:t>
            </w:r>
            <w:r>
              <w:commentReference w:id="17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831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9DF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输入原设备</w:t>
            </w:r>
            <w:ins w:id="3869" w:author="冉" w:date="2026-07-24T17:35:0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或是</w:t>
              </w:r>
            </w:ins>
            <w:ins w:id="3870" w:author="冉" w:date="2026-07-24T17:35:06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0"/>
                  <w:sz w:val="20"/>
                  <w:szCs w:val="20"/>
                  <w:u w:val="none"/>
                  <w:lang w:val="en-US" w:eastAsia="zh-CN" w:bidi="ar"/>
                </w:rPr>
                <w:t>子物料号</w:t>
              </w:r>
            </w:ins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序列号(需归属当前经销商)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7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FBB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7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BD98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验证原SN归属当前经销商</w:t>
            </w:r>
          </w:p>
        </w:tc>
      </w:tr>
      <w:tr w14:paraId="3B75D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7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7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7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84FB6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nil"/>
              <w:bottom w:val="nil"/>
              <w:right w:val="single" w:color="D9E2F3" w:sz="4" w:space="0"/>
            </w:tcBorders>
            <w:shd w:val="clear" w:color="auto" w:fill="auto"/>
            <w:vAlign w:val="center"/>
            <w:tcPrChange w:id="3875" w:author="冉" w:date="2026-07-24T17:35:33Z">
              <w:tcPr>
                <w:tcW w:w="454" w:type="pct"/>
                <w:vMerge w:val="continue"/>
                <w:tcBorders>
                  <w:top w:val="nil"/>
                  <w:left w:val="nil"/>
                  <w:bottom w:val="nil"/>
                  <w:right w:val="single" w:color="D9E2F3" w:sz="4" w:space="0"/>
                </w:tcBorders>
                <w:shd w:val="clear" w:color="auto" w:fill="auto"/>
                <w:vAlign w:val="center"/>
              </w:tcPr>
            </w:tcPrChange>
          </w:tcPr>
          <w:p w14:paraId="2D834677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7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C2717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7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F5A1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7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A1552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7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9839C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输入新设备序列号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8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9B9D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必填，唯一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8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43A2F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验证新SN未绑定</w:t>
            </w:r>
          </w:p>
        </w:tc>
      </w:tr>
      <w:tr w14:paraId="6F34E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8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8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883" w:author="冉" w:date="2026-07-24T17:35:33Z">
              <w:tcPr>
                <w:tcW w:w="403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62ECF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84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76958D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ins w:id="3885" w:author="瀚瀚你好呀" w:date="2026-08-07T17:37:1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2"/>
                  <w:szCs w:val="22"/>
                  <w:u w:val="none"/>
                  <w:lang w:val="en-US" w:eastAsia="zh-CN"/>
                </w:rPr>
                <w:t>设备</w:t>
              </w:r>
            </w:ins>
            <w:ins w:id="3886" w:author="瀚瀚你好呀" w:date="2026-08-07T17:37:0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2"/>
                  <w:szCs w:val="22"/>
                  <w:u w:val="none"/>
                  <w:lang w:val="en-US" w:eastAsia="zh-CN"/>
                </w:rPr>
                <w:t>管理</w:t>
              </w:r>
            </w:ins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87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5DA7A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8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F6E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换SN确认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8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002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9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BE1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执行换SN操作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9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7B08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原SN变为SN-1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89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ABA2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解绑原SN并绑定新SN，记录换SN日志</w:t>
            </w:r>
          </w:p>
        </w:tc>
      </w:tr>
      <w:tr w14:paraId="5250B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89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89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894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DB81D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9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3261A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89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29076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9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659C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原代理商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9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8FEC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89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EBD5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显示原设备绑定的经销商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0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49F9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自动带出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0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6F15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查询原代理绑定信息</w:t>
            </w:r>
          </w:p>
        </w:tc>
      </w:tr>
      <w:tr w14:paraId="79BF1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90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0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903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CCC0B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0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E62FC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0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4FF57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0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85C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目标代理商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0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0C0D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0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3E6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选择接收售后的代理商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0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4A17B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可从上级/同级经销商标选择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1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1487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更新设备所属经销商关系</w:t>
            </w:r>
          </w:p>
        </w:tc>
      </w:tr>
      <w:tr w14:paraId="5491E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91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1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91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327BA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913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C2523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1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132C1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1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C585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转移确认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1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F45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1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9A5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原代理发起→目标代理确认完成转移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1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28E0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需双方确认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1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BC2D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更新售后归属状态</w:t>
            </w:r>
          </w:p>
        </w:tc>
      </w:tr>
      <w:tr w14:paraId="5FC68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92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2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921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BBF03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392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81DEE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2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6E1A4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2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32C3BE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2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47B44D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2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39783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2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724B7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2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C56EB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1F35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92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2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30" w:author="冉" w:date="2026-07-24T17:35:33Z">
              <w:tcPr>
                <w:tcW w:w="403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675A0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31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91669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3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9A834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3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D0866F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3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3B2451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3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BE5CF1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3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7A2066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3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4ACC2B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454A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93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3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3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79AA2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4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AE8DF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4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8777F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42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95E2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接口说明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43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0911D5D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44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E6A0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集成快递100即时查询API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45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AFED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需注册企业版账号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46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7BB633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后端代理，APP端调用</w:t>
            </w:r>
          </w:p>
        </w:tc>
      </w:tr>
      <w:tr w14:paraId="09AE0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94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4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48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662FA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4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75436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5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07621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51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6B785A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缓存策略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52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142837A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53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04EA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轨迹数据缓存5分钟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54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3987A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Redis缓存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55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A4758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logistics:track:{单号}:{编码}</w:t>
            </w:r>
          </w:p>
        </w:tc>
      </w:tr>
      <w:tr w14:paraId="4F141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95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5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57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1C26A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58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D606D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5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FC64A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60" w:author="冉" w:date="2026-07-24T17:35:33Z">
              <w:tcPr>
                <w:tcW w:w="55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4B74C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异常处理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61" w:author="冉" w:date="2026-07-24T17:35:33Z">
              <w:tcPr>
                <w:tcW w:w="35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C60D2AE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62" w:author="冉" w:date="2026-07-24T17:35:33Z">
              <w:tcPr>
                <w:tcW w:w="908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0423E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接口异常时返回最后缓存轨迹</w:t>
            </w:r>
          </w:p>
        </w:tc>
        <w:tc>
          <w:tcPr>
            <w:tcW w:w="7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63" w:author="冉" w:date="2026-07-24T17:35:33Z">
              <w:tcPr>
                <w:tcW w:w="757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1A2FE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降级策略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tcPrChange w:id="3964" w:author="冉" w:date="2026-07-24T17:35:33Z">
              <w:tcPr>
                <w:tcW w:w="111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</w:tcPrChange>
          </w:tcPr>
          <w:p w14:paraId="55503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保证APP端有数据展示</w:t>
            </w:r>
          </w:p>
        </w:tc>
      </w:tr>
      <w:tr w14:paraId="032A7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96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6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66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E4406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96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01CA4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支付配置</w:t>
            </w: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68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22CAE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6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379E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支付方式开关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7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7556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7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0D01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开启/关闭微信支付/支付宝/PayPal/Apple Pay/Google Pay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7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AE536F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7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AD53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更新支付配置表</w:t>
            </w:r>
          </w:p>
        </w:tc>
      </w:tr>
      <w:tr w14:paraId="1470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397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397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75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E789C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97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B03DF6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77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BBBEF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7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336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商户号配置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7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A30F7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8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DCA7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配置各支付渠道的商户号/密钥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8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C72BA2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398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FB7B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加密保存到配置表</w:t>
            </w:r>
          </w:p>
        </w:tc>
      </w:tr>
      <w:tr w14:paraId="7DC9C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98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3983" w:author="冉" w:date="2026-07-24T17:35:14Z"/>
          <w:trPrChange w:id="398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85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0D5D5A9">
            <w:pPr>
              <w:rPr>
                <w:del w:id="3986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398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4CF0A3D9">
            <w:pPr>
              <w:jc w:val="center"/>
              <w:rPr>
                <w:del w:id="3988" w:author="冉" w:date="2026-07-24T17:35:14Z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398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A4EBBDA">
            <w:pPr>
              <w:rPr>
                <w:del w:id="3990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9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5B15733">
            <w:pPr>
              <w:jc w:val="left"/>
              <w:rPr>
                <w:del w:id="3992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9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26E8DB6">
            <w:pPr>
              <w:jc w:val="left"/>
              <w:rPr>
                <w:del w:id="3994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9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04E76B">
            <w:pPr>
              <w:jc w:val="left"/>
              <w:rPr>
                <w:del w:id="3996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19B55D1">
            <w:pPr>
              <w:jc w:val="left"/>
              <w:rPr>
                <w:del w:id="3998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399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5139A8D">
            <w:pPr>
              <w:jc w:val="left"/>
              <w:rPr>
                <w:del w:id="4000" w:author="冉" w:date="2026-07-24T17:35:1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A3E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0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0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0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839E7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4003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F95C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支付订单</w:t>
            </w: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0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13B02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0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8FD78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订单号/用户/金额/时间/状态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0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C79E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0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705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查询所有支付订单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0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032177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0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00EB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查询支付记录表</w:t>
            </w:r>
          </w:p>
        </w:tc>
      </w:tr>
      <w:tr w14:paraId="540B9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1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4010" w:author="冉" w:date="2026-07-24T17:35:18Z"/>
          <w:trPrChange w:id="401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1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17B3577">
            <w:pPr>
              <w:rPr>
                <w:del w:id="4013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4014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52EAF054">
            <w:pPr>
              <w:jc w:val="center"/>
              <w:rPr>
                <w:del w:id="4015" w:author="冉" w:date="2026-07-24T17:35:18Z"/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1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1874FA2">
            <w:pPr>
              <w:rPr>
                <w:del w:id="4017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1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D25A9AB">
            <w:pPr>
              <w:jc w:val="left"/>
              <w:rPr>
                <w:del w:id="4019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2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3964B03">
            <w:pPr>
              <w:jc w:val="left"/>
              <w:rPr>
                <w:del w:id="4021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2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70DF917">
            <w:pPr>
              <w:jc w:val="left"/>
              <w:rPr>
                <w:del w:id="4023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7DD8402">
            <w:pPr>
              <w:jc w:val="left"/>
              <w:rPr>
                <w:del w:id="4025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2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5AD7266">
            <w:pPr>
              <w:jc w:val="left"/>
              <w:rPr>
                <w:del w:id="4027" w:author="冉" w:date="2026-07-24T17:35:18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AF0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02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2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2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1570A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403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359BBD8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3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AC438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3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0925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3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06ED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3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E7DA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展示所有设备类型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3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0AAB5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3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31F49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从设备类型表读取</w:t>
            </w:r>
          </w:p>
        </w:tc>
      </w:tr>
      <w:tr w14:paraId="509E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3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3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38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018C1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403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269A7A1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4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947ABC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4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AA4E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免人工费时间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4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8675F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4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6BA65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设置该类型设备的免费人工维修时长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4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3238D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单位：月，经销商自行设置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4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9302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保存到产品类型配置表</w:t>
            </w:r>
          </w:p>
        </w:tc>
      </w:tr>
      <w:tr w14:paraId="7538D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4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4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47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0A3D9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C6EFCE" w:fill="C6EFCE"/>
            <w:vAlign w:val="center"/>
            <w:tcPrChange w:id="404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C6EFCE" w:fill="C6EFCE"/>
                <w:vAlign w:val="center"/>
              </w:tcPr>
            </w:tcPrChange>
          </w:tcPr>
          <w:p w14:paraId="6C35A20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4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FABB8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5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12E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物料质保时间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5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7A5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5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BC7BD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设置该类型设备物料的质保时长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5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8D1A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单位：月，经销商自行设置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5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6474C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保存到产品类型配置表</w:t>
            </w:r>
          </w:p>
        </w:tc>
      </w:tr>
      <w:tr w14:paraId="005BF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5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5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56" w:author="冉" w:date="2026-07-24T17:35:33Z">
              <w:tcPr>
                <w:tcW w:w="403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889A4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57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F68BA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058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9CD52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5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034C8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6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A76EF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6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654F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保存/编辑质保规则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6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2A4B1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平台可查看所有经销商设置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6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AEC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更新配置表</w:t>
            </w:r>
          </w:p>
        </w:tc>
      </w:tr>
      <w:tr w14:paraId="5B82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06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6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65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2245A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6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FA0C3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067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79DC8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6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222E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审核层级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6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787D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7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6D84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设置物料申请需经过的审核层级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7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42EC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如：二级→一级→平台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7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FD0A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保存到审核流程配置表</w:t>
            </w:r>
          </w:p>
        </w:tc>
      </w:tr>
      <w:tr w14:paraId="16257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7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7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74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EECCF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7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6393C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076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6D569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7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4843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审核人员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7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3B6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多选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7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6EF0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选择每个审核节点的审核人员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8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6CAD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可选经销商/平台管理员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8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694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保存到审核节点人员表</w:t>
            </w:r>
          </w:p>
        </w:tc>
      </w:tr>
      <w:tr w14:paraId="52195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08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8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83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848F5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8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A0A9D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08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152A2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8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24696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8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3755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8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C89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保存审核配置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8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5119DC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09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378F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更新审核配置表</w:t>
            </w:r>
          </w:p>
        </w:tc>
      </w:tr>
      <w:tr w14:paraId="288E6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09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09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9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67CD1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09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89601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094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3EC25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9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AB2E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9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346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9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8E7F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被发放的物料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9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2B6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自动带出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09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3995D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从物料发放表读取</w:t>
            </w:r>
          </w:p>
        </w:tc>
      </w:tr>
      <w:tr w14:paraId="03A58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0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0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01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C42E0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0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F6524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0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48ACF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0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D122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发放对象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0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E829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0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4A2B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谁领取了该物料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0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0A9714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0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79753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关联经销商表</w:t>
            </w:r>
          </w:p>
        </w:tc>
      </w:tr>
      <w:tr w14:paraId="31B2E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0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0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10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00D7D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1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8FEB9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1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C3B52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1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4ACE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发放时间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1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D02B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1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5E56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物料发放时间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1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831C8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1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F8A15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记录发放时间戳</w:t>
            </w:r>
          </w:p>
        </w:tc>
      </w:tr>
      <w:tr w14:paraId="635A5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1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1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1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76966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20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0952E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21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154D1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2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2D3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更换时间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2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BCFB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2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CDFF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物料实际更换时间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2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F141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待定，可后续补充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2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801F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记录更换时间戳</w:t>
            </w:r>
          </w:p>
        </w:tc>
      </w:tr>
      <w:tr w14:paraId="67FF9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12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4127" w:author="冉" w:date="2026-07-24T17:35:24Z"/>
          <w:trPrChange w:id="412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2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7EF7C96">
            <w:pPr>
              <w:rPr>
                <w:del w:id="4130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3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C0FF97A">
            <w:pPr>
              <w:rPr>
                <w:del w:id="4132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3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2E4491E">
            <w:pPr>
              <w:rPr>
                <w:del w:id="4134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3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FBF6A0B">
            <w:pPr>
              <w:jc w:val="left"/>
              <w:rPr>
                <w:del w:id="4136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3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9A0EBF">
            <w:pPr>
              <w:jc w:val="left"/>
              <w:rPr>
                <w:del w:id="4138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3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AA3532">
            <w:pPr>
              <w:jc w:val="left"/>
              <w:rPr>
                <w:del w:id="4140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4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FF4E8DC">
            <w:pPr>
              <w:jc w:val="left"/>
              <w:rPr>
                <w:del w:id="4142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4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C9D8259">
            <w:pPr>
              <w:jc w:val="left"/>
              <w:rPr>
                <w:del w:id="4144" w:author="冉" w:date="2026-07-24T17:35:24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D3E1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4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4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46" w:author="冉" w:date="2026-07-24T17:35:33Z">
              <w:tcPr>
                <w:tcW w:w="403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B92C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Banner管理</w:t>
            </w: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47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EA8A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Banner列表</w:t>
            </w: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48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D93C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列表字段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4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E3A9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Banner图片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5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39CE5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图片预览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5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B91DC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显示Banner缩略图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5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11F1D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5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29ADFB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10C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5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54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55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0160A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5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0A0C5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57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C7F83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5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5DDC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跳转链接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5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942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6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A3B9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显示点击跳转链接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6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A61FEE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6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63007A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074F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16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6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64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84528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65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4D41A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66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C00E9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6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CE9D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排序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6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0F18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6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8A4E1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显示展示顺序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7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50E8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数字越小越靠前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7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9CBCC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5D2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17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7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73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C59AF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7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8185D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17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26032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7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2530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7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EC8B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7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873B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显示启用/禁用状态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7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5FDED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8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486DE7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748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8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8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82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6469A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83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698F7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84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4391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8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14D2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新增Banner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8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E7F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8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D3368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新增Banner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8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CCF64A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18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67126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弹出新增表单</w:t>
            </w:r>
          </w:p>
        </w:tc>
      </w:tr>
      <w:tr w14:paraId="6DA94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9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9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91" w:author="冉" w:date="2026-07-24T17:35:33Z">
              <w:tcPr>
                <w:tcW w:w="403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9B2DB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19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24604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193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42C5F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9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C938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9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78433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9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737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编辑Banner信息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9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D4D13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19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3C69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弹出编辑表单</w:t>
            </w:r>
          </w:p>
        </w:tc>
      </w:tr>
      <w:tr w14:paraId="23142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19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19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00" w:author="冉" w:date="2026-07-24T17:35:33Z">
              <w:tcPr>
                <w:tcW w:w="403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06BAF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01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5E330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02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F87A8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0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00C0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0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948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0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609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删除Banner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0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D63C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0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34A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物理删除</w:t>
            </w:r>
          </w:p>
        </w:tc>
      </w:tr>
      <w:tr w14:paraId="251FC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0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0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0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CCF67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1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FEBB2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11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E974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表单字段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1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1752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Banner图片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1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E9A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图片上传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1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E419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上传Banner图片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1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2E5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必填，建议尺寸说明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1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D8DB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上传到文件服务器</w:t>
            </w:r>
          </w:p>
        </w:tc>
      </w:tr>
      <w:tr w14:paraId="46DF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1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1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18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84D88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1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31979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2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19F9B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2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A3F5B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跳转链接/排序/状态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2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066AA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输入框+开关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2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97E9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配置Banner属性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2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6FF6DF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2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ACFC10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19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27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773F5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28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4B9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管理员账号</w:t>
            </w: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29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DA00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账号列表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3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E8D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账号/角色/状态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3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05E7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文本+标签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3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BB38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显示管理员账号信息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3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99A2D6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3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3F8B51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69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3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35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36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81603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37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74CCA7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38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4AA0D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3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668C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新增/编辑/禁用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4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E900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4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AC15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管理管理员账号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4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B902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禁用需二次确认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4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C8E719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B58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24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244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45" w:author="冉" w:date="2026-07-24T17:35:33Z">
              <w:tcPr>
                <w:tcW w:w="403" w:type="pct"/>
                <w:vMerge w:val="restar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EF5A6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46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47E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角色权限</w:t>
            </w: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47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E63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权限配置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4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82BF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角色名称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4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9573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5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B368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显示角色名称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5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1F388F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5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2A7CC2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8FE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5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5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54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77C90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55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27899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56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66FCF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5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1B86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权限列表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5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53C9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复选框树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5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D6C8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配置角色可访问的菜单和操作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6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7321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按菜单树结构展示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6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4141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更新角色权限表</w:t>
            </w:r>
          </w:p>
        </w:tc>
      </w:tr>
      <w:tr w14:paraId="07D1B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6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6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63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A45CC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6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39420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6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52BD4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6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AE5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操作账号/时间/类型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6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4225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文本+日期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6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463B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显示操作日志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6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EA30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支持按账号和时间筛选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7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095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记录所有增删改操作</w:t>
            </w:r>
          </w:p>
        </w:tc>
      </w:tr>
      <w:tr w14:paraId="1AC3F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7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7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7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7A633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7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B10AC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7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9E0F2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7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3F88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操作内容/IP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7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C0CB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7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1B70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显示操作详情和来源IP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7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58DA4C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7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E8D8F4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14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8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8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81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E5800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8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A9F12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8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70DB3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8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583BB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8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2532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8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99D3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国内服务器部署，数据存储在国内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8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1186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使用国内云服务商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28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7BF35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国内用户访问国内服务器</w:t>
            </w:r>
          </w:p>
        </w:tc>
      </w:tr>
      <w:tr w14:paraId="4FFB0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28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8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90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1960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29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FE6D5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292" w:author="冉" w:date="2026-07-24T17:35:33Z">
              <w:tcPr>
                <w:tcW w:w="454" w:type="pct"/>
                <w:vMerge w:val="restar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3B2B6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海外版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9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C30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9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733A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9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C23DA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海外服务器部署（美国），数据存储在海外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9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EFDE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海外数据不能存储在国内，合规要求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29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3B5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海外用户访问海外服务器</w:t>
            </w:r>
          </w:p>
        </w:tc>
      </w:tr>
      <w:tr w14:paraId="5C697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29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298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299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5F07B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00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AEA33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30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65C1A0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0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83F5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CDN加速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0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201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0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F112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其他地区通过CDN加速访问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0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4486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欧洲等地区配置CDN节点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0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01BD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提升海外用户访问速度</w:t>
            </w:r>
          </w:p>
        </w:tc>
      </w:tr>
      <w:tr w14:paraId="27BC9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30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07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08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E5236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0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80FCB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310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A0E14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1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FCE5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用户端并发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1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BFDB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1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305D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架构设计需考虑用户端并发扩展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1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CB7CF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初期用户少，后续持续增长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1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8ED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采用可横向扩展的微服务或容器化架构</w:t>
            </w:r>
          </w:p>
        </w:tc>
      </w:tr>
      <w:tr w14:paraId="011F3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31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1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17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D6CE8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18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27D11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319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0800CB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2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98EE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设备端并发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2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0D04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2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A5BD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架构设计需考虑设备端并发扩展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2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C16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随设备类型和数量增加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2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2AD8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消息队列处理设备上报数据，避免重构成本</w:t>
            </w:r>
          </w:p>
        </w:tc>
      </w:tr>
      <w:tr w14:paraId="4CC54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32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del w:id="4325" w:author="冉" w:date="2026-07-24T17:35:33Z"/>
          <w:trPrChange w:id="4326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27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EE0A32A">
            <w:pPr>
              <w:rPr>
                <w:del w:id="4328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29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F5A782F">
            <w:pPr>
              <w:rPr>
                <w:del w:id="4330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331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C864263">
            <w:pPr>
              <w:jc w:val="center"/>
              <w:rPr>
                <w:del w:id="4332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3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C50D4A2">
            <w:pPr>
              <w:jc w:val="left"/>
              <w:rPr>
                <w:del w:id="4334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3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7D52CD5">
            <w:pPr>
              <w:jc w:val="left"/>
              <w:rPr>
                <w:del w:id="4336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3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CE728DF">
            <w:pPr>
              <w:jc w:val="left"/>
              <w:rPr>
                <w:del w:id="4338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3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6C8D47">
            <w:pPr>
              <w:jc w:val="left"/>
              <w:rPr>
                <w:del w:id="4340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4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E24B834">
            <w:pPr>
              <w:jc w:val="left"/>
              <w:rPr>
                <w:del w:id="4342" w:author="冉" w:date="2026-07-24T17:35:33Z"/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CD5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34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43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44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56567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45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F00F0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346" w:author="冉" w:date="2026-07-24T17:35:33Z">
              <w:tcPr>
                <w:tcW w:w="454" w:type="pct"/>
                <w:vMerge w:val="continue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153AB0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4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7450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投诉单号/用户账号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4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62E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4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3F98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按关键词搜索投诉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5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7CDEC3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5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49C1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模糊匹配</w:t>
            </w:r>
          </w:p>
        </w:tc>
      </w:tr>
      <w:tr w14:paraId="1BCD4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352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52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53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F0B51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5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E08FB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55" w:author="冉" w:date="2026-07-24T17:35:33Z">
              <w:tcPr>
                <w:tcW w:w="454" w:type="pct"/>
                <w:vMerge w:val="restar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76EC6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56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E795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投诉类型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57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49F0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58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2B4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按投诉类型筛选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59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05EF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产品质量/服务态度/物流/其他/全部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60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037A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筛选类型字段</w:t>
            </w:r>
          </w:p>
        </w:tc>
      </w:tr>
      <w:tr w14:paraId="0FF9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361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61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62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E3994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6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ABFDF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64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841F2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6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6EDF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6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7C4B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下拉选择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6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8084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按状态筛选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6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1045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待处理/处理中/已完成/全部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6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86D7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筛选状态字段</w:t>
            </w:r>
          </w:p>
        </w:tc>
      </w:tr>
      <w:tr w14:paraId="3FAC3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37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70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71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AE4F2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7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9FF63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73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5B757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7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C296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提交时间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7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B2154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日期范围选择器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7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0E05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按时间范围筛选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7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944B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中文显示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7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FF2B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筛选时间范围</w:t>
            </w:r>
          </w:p>
        </w:tc>
      </w:tr>
      <w:tr w14:paraId="7CB81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37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800" w:hRule="atLeast"/>
          <w:trPrChange w:id="4379" w:author="冉" w:date="2026-07-24T17:35:33Z">
            <w:trPr>
              <w:trHeight w:val="800" w:hRule="atLeast"/>
            </w:trPr>
          </w:trPrChange>
        </w:trPr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80" w:author="冉" w:date="2026-07-24T17:35:33Z">
              <w:tcPr>
                <w:tcW w:w="403" w:type="pct"/>
                <w:vMerge w:val="continue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3DF52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81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0402E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vMerge w:val="continue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382" w:author="冉" w:date="2026-07-24T17:35:33Z">
              <w:tcPr>
                <w:tcW w:w="454" w:type="pct"/>
                <w:vMerge w:val="continue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26041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8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1C75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投诉单号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8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7853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8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D318E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显示投诉唯一单号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8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B23B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自动生成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38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7A4E5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E5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38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388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89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621AA2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ins w:id="4390" w:author="瀚瀚你好呀" w:date="2026-08-07T17:38:4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2"/>
                  <w:szCs w:val="22"/>
                  <w:u w:val="none"/>
                  <w:lang w:val="en-US" w:eastAsia="zh-CN"/>
                </w:rPr>
                <w:t>属于</w:t>
              </w:r>
            </w:ins>
            <w:ins w:id="4391" w:author="瀚瀚你好呀" w:date="2026-08-07T17:38:5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2"/>
                  <w:szCs w:val="22"/>
                  <w:u w:val="none"/>
                  <w:lang w:val="en-US" w:eastAsia="zh-CN"/>
                </w:rPr>
                <w:t>售后</w:t>
              </w:r>
            </w:ins>
            <w:ins w:id="4392" w:author="瀚瀚你好呀" w:date="2026-08-07T17:38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sz w:val="22"/>
                  <w:szCs w:val="22"/>
                  <w:u w:val="none"/>
                  <w:lang w:val="en-US" w:eastAsia="zh-CN"/>
                </w:rPr>
                <w:t>服务</w:t>
              </w:r>
            </w:ins>
            <w:bookmarkStart w:id="0" w:name="_GoBack"/>
            <w:bookmarkEnd w:id="0"/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93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B6FAE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394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739B6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95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1067D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用户账号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96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63B4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97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5ADBD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显示提交用户账号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98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1F61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脱敏显示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399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F5DF6F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71B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400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00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01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21D81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02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87775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03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7FA36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04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1BDC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投诉类型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05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54B49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06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A58A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显示投诉类型标签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07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2D9A7C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08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4A262A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3448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409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09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10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75BC9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11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CCC9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12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E8A91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13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F826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关联SN号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14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81BFB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15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687C2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关联设备序列号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16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08BD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非必填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17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4E96B0C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E597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418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620" w:hRule="atLeast"/>
          <w:trPrChange w:id="4418" w:author="冉" w:date="2026-07-24T17:35:33Z">
            <w:trPr>
              <w:trHeight w:val="620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19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5B218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20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184D17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21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D1EAC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22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EB9D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处理状态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23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FCD1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标签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24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697C0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显示处理状态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25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2B3C0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待处理红色，处理中橙色，已完成绿色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26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7D018D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2F3E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427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27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28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0C796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29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052581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430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29058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31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2AA8E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提交时间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32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318F2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日期时间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33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96B28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显示提交时间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34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C0D9A7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35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A7F701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083F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436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36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37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D06A6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38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2F2B14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EBF5EB" w:fill="EBF5EB"/>
            <w:vAlign w:val="center"/>
            <w:tcPrChange w:id="4439" w:author="冉" w:date="2026-07-24T17:35:33Z">
              <w:tcPr>
                <w:tcW w:w="454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EBF5EB" w:fill="EBF5EB"/>
                <w:vAlign w:val="center"/>
              </w:tcPr>
            </w:tcPrChange>
          </w:tcPr>
          <w:p w14:paraId="2F88A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操作按钮</w:t>
            </w: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40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A40C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查看详情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41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78AF4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42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03C92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查看投诉详情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43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34AEAD4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44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CEA9B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弹出详情弹窗</w:t>
            </w:r>
          </w:p>
        </w:tc>
      </w:tr>
      <w:tr w14:paraId="28EFB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445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45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46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A2B0B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47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76C31F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48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8B16A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49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0247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分配处理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50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74785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51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0D192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分配对应人员处理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52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5B5061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待处理状态显示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53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78B6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更新状态为处理中</w:t>
            </w:r>
          </w:p>
        </w:tc>
      </w:tr>
      <w:tr w14:paraId="5D103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  <w:tblPrExChange w:id="4454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54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55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05FB0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56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69E709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nil"/>
              <w:right w:val="single" w:color="D9E2F3" w:sz="4" w:space="0"/>
            </w:tcBorders>
            <w:shd w:val="clear" w:color="auto" w:fill="auto"/>
            <w:noWrap/>
            <w:vAlign w:val="bottom"/>
            <w:tcPrChange w:id="4457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nil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5C427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58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3D32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标记完成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59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10C53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60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56D73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标记投诉已处理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61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F1A1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处理中状态显示</w:t>
            </w: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FFFFF" w:fill="FFFFFF"/>
            <w:vAlign w:val="center"/>
            <w:tcPrChange w:id="4462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FFFFF" w:fill="FFFFFF"/>
                <w:vAlign w:val="center"/>
              </w:tcPr>
            </w:tcPrChange>
          </w:tcPr>
          <w:p w14:paraId="4D4F2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更新状态为已完成</w:t>
            </w:r>
          </w:p>
        </w:tc>
      </w:tr>
      <w:tr w14:paraId="20D70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463" w:author="冉" w:date="2026-07-24T17:35:33Z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336" w:hRule="atLeast"/>
          <w:trPrChange w:id="4463" w:author="冉" w:date="2026-07-24T17:35:33Z">
            <w:trPr>
              <w:trHeight w:val="336" w:hRule="atLeast"/>
            </w:trPr>
          </w:trPrChange>
        </w:trPr>
        <w:tc>
          <w:tcPr>
            <w:tcW w:w="458" w:type="pc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464" w:author="冉" w:date="2026-07-24T17:35:33Z">
              <w:tcPr>
                <w:tcW w:w="403" w:type="pc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4A6C2E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465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584FD1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40" w:type="pct"/>
            <w:tcBorders>
              <w:top w:val="nil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auto"/>
            <w:noWrap/>
            <w:vAlign w:val="bottom"/>
            <w:tcPrChange w:id="4466" w:author="冉" w:date="2026-07-24T17:35:33Z">
              <w:tcPr>
                <w:tcW w:w="454" w:type="pct"/>
                <w:tcBorders>
                  <w:top w:val="nil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auto" w:fill="auto"/>
                <w:noWrap/>
                <w:vAlign w:val="bottom"/>
              </w:tcPr>
            </w:tcPrChange>
          </w:tcPr>
          <w:p w14:paraId="3BC6BF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2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67" w:author="冉" w:date="2026-07-24T17:35:33Z">
              <w:tcPr>
                <w:tcW w:w="555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38B6D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回复用户</w:t>
            </w:r>
          </w:p>
        </w:tc>
        <w:tc>
          <w:tcPr>
            <w:tcW w:w="343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68" w:author="冉" w:date="2026-07-24T17:35:33Z">
              <w:tcPr>
                <w:tcW w:w="35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2B314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文本域+按钮</w:t>
            </w:r>
          </w:p>
        </w:tc>
        <w:tc>
          <w:tcPr>
            <w:tcW w:w="898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69" w:author="冉" w:date="2026-07-24T17:35:33Z">
              <w:tcPr>
                <w:tcW w:w="908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C3B8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填写处理结果回复用户</w:t>
            </w:r>
          </w:p>
        </w:tc>
        <w:tc>
          <w:tcPr>
            <w:tcW w:w="745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70" w:author="冉" w:date="2026-07-24T17:35:33Z">
              <w:tcPr>
                <w:tcW w:w="757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EA9248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4" w:type="pct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F4FBF4" w:fill="F4FBF4"/>
            <w:vAlign w:val="center"/>
            <w:tcPrChange w:id="4471" w:author="冉" w:date="2026-07-24T17:35:33Z">
              <w:tcPr>
                <w:tcW w:w="1113" w:type="pct"/>
                <w:tcBorders>
                  <w:top w:val="single" w:color="D9E2F3" w:sz="4" w:space="0"/>
                  <w:left w:val="single" w:color="D9E2F3" w:sz="4" w:space="0"/>
                  <w:bottom w:val="single" w:color="D9E2F3" w:sz="4" w:space="0"/>
                  <w:right w:val="single" w:color="D9E2F3" w:sz="4" w:space="0"/>
                </w:tcBorders>
                <w:shd w:val="clear" w:color="F4FBF4" w:fill="F4FBF4"/>
                <w:vAlign w:val="center"/>
              </w:tcPr>
            </w:tcPrChange>
          </w:tcPr>
          <w:p w14:paraId="6AF38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保存回复内容并推送通知</w:t>
            </w:r>
          </w:p>
        </w:tc>
      </w:tr>
    </w:tbl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    <w:headerReference r:id="rId6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ndy" w:date="2026-07-27T15:54:46Z" w:initials="">
    <w:p w14:paraId="4DF9B0B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建议明确具体收费金额</w:t>
      </w:r>
    </w:p>
  </w:comment>
  <w:comment w:id="1" w:author="在路上" w:date="2026-07-20T18:21:03Z" w:initials="">
    <w:p w14:paraId="60EF77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改为3年</w:t>
      </w:r>
    </w:p>
  </w:comment>
  <w:comment w:id="2" w:author="在路上" w:date="2026-07-20T18:24:37Z" w:initials="">
    <w:p w14:paraId="5950348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建议双方违约金设置一个上限</w:t>
      </w:r>
    </w:p>
  </w:comment>
  <w:comment w:id="3" w:author="在路上" w:date="2026-07-20T18:24:06Z" w:initials="">
    <w:p w14:paraId="64381D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这一条删除</w:t>
      </w:r>
    </w:p>
  </w:comment>
  <w:comment w:id="4" w:author="在路上" w:date="2026-07-20T18:27:00Z" w:initials="">
    <w:p w14:paraId="3831DBF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这一条删除</w:t>
      </w:r>
    </w:p>
  </w:comment>
  <w:comment w:id="5" w:author="在路上" w:date="2026-07-21T10:25:59Z" w:initials="">
    <w:p w14:paraId="0030F15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对于注册，支持游客模式进入，但是要绑定设备，要使用用户体系相关的内容就提示注册</w:t>
      </w:r>
    </w:p>
  </w:comment>
  <w:comment w:id="6" w:author="在路上" w:date="2026-07-21T10:55:29Z" w:initials="">
    <w:p w14:paraId="4553A6A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保存时给用户一个提示，告诉本地存储，需手动上传</w:t>
      </w:r>
    </w:p>
  </w:comment>
  <w:comment w:id="7" w:author="在路上" w:date="2026-07-21T10:56:34Z" w:initials="">
    <w:p w14:paraId="3217BBD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国内应该是用海图，国外暂时使用谷歌</w:t>
      </w:r>
    </w:p>
  </w:comment>
  <w:comment w:id="8" w:author="在路上" w:date="2026-07-21T11:09:00Z" w:initials="">
    <w:p w14:paraId="05CDD1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代理商还有一个模块，设备采购，总代向公司采购，二级代理向总代采购。</w:t>
      </w:r>
    </w:p>
  </w:comment>
  <w:comment w:id="9" w:author="在路上" w:date="2026-07-21T11:10:15Z" w:initials="">
    <w:p w14:paraId="28A1586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公司支持调整代理商的级别</w:t>
      </w:r>
    </w:p>
  </w:comment>
  <w:comment w:id="10" w:author="在路上" w:date="2026-07-21T11:15:55Z" w:initials="">
    <w:p w14:paraId="6EB8B0D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项目分为安装项目和售后项目，售后项目基于安装项目，安装项目中需要填写故障原因、更换物料（需原物料记录在，但新物料有效）、收费等情况</w:t>
      </w:r>
    </w:p>
  </w:comment>
  <w:comment w:id="11" w:author="在路上" w:date="2026-07-21T11:04:54Z" w:initials="">
    <w:p w14:paraId="59ABD43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可能存在一种情况，设备被绑定激活了，但是代理商没有添加项目，这种要推送到代理商下面，代理商可进行添加。对应的查询可以基于产品查对应项目，也可以基于项目查对应设备。</w:t>
      </w:r>
    </w:p>
  </w:comment>
  <w:comment w:id="12" w:author="在路上" w:date="2026-07-21T11:15:01Z" w:initials="">
    <w:p w14:paraId="6948DA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列表查看应该是可配置权限</w:t>
      </w:r>
    </w:p>
  </w:comment>
  <w:comment w:id="13" w:author="在路上" w:date="2026-07-21T11:22:21Z" w:initials="">
    <w:p w14:paraId="0DE6A1A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序列号对应的子物料、规格也一并上传。但是有的设备有子物料，有的设备没有</w:t>
      </w:r>
    </w:p>
  </w:comment>
  <w:comment w:id="14" w:author="在路上" w:date="2026-07-21T11:40:44Z" w:initials="">
    <w:p w14:paraId="41D64CD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支持修改项目的客户信息，主要针对二手机买卖，原记录也保留。代理商和公司都可以添加</w:t>
      </w:r>
    </w:p>
  </w:comment>
  <w:comment w:id="15" w:author="在路上" w:date="2026-07-21T11:43:21Z" w:initials="">
    <w:p w14:paraId="1FC0283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支持更换代理商及使用地区，实际船只可能换区域使用</w:t>
      </w:r>
    </w:p>
  </w:comment>
  <w:comment w:id="16" w:author="在路上" w:date="2026-07-21T11:47:30Z" w:initials="">
    <w:p w14:paraId="079740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销售订单也需要这些。另外售后物料还可能公司主动给代理商发放</w:t>
      </w:r>
    </w:p>
  </w:comment>
  <w:comment w:id="17" w:author="在路上" w:date="2026-07-21T11:50:01Z" w:initials="">
    <w:p w14:paraId="02D35C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需要包括子物料号的查询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DF9B0B4" w15:done="0"/>
  <w15:commentEx w15:paraId="60EF77DC" w15:done="0"/>
  <w15:commentEx w15:paraId="59503489" w15:done="0"/>
  <w15:commentEx w15:paraId="64381D0D" w15:done="0"/>
  <w15:commentEx w15:paraId="3831DBF2" w15:done="0"/>
  <w15:commentEx w15:paraId="0030F150" w15:done="0"/>
  <w15:commentEx w15:paraId="4553A6A0" w15:done="0"/>
  <w15:commentEx w15:paraId="3217BBDD" w15:done="0"/>
  <w15:commentEx w15:paraId="05CDD1A5" w15:done="0"/>
  <w15:commentEx w15:paraId="28A1586E" w15:done="0"/>
  <w15:commentEx w15:paraId="6EB8B0DD" w15:done="0"/>
  <w15:commentEx w15:paraId="59ABD430" w15:done="0"/>
  <w15:commentEx w15:paraId="6948DA36" w15:done="0"/>
  <w15:commentEx w15:paraId="0DE6A1A8" w15:done="0"/>
  <w15:commentEx w15:paraId="41D64CDA" w15:done="0"/>
  <w15:commentEx w15:paraId="1FC0283E" w15:done="0"/>
  <w15:commentEx w15:paraId="07974057" w15:done="0"/>
  <w15:commentEx w15:paraId="02D35C6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1"/>
        <w:szCs w:val="24"/>
      </w:rPr>
      <w:id w:val="1810356289"/>
    </w:sdtPr>
    <w:sdtEndPr>
      <w:rPr>
        <w:sz w:val="21"/>
        <w:szCs w:val="22"/>
      </w:rPr>
    </w:sdtEndPr>
    <w:sdtContent>
      <w:p w14:paraId="01DC798A">
        <w:pPr>
          <w:pStyle w:val="4"/>
          <w:jc w:val="center"/>
        </w:pPr>
      </w:p>
      <w:p w14:paraId="633B72E2">
        <w:pPr>
          <w:pStyle w:val="4"/>
          <w:ind w:right="360"/>
          <w:jc w:val="center"/>
        </w:pPr>
        <w:r>
          <w:drawing>
            <wp:inline distT="0" distB="0" distL="0" distR="0">
              <wp:extent cx="2365375" cy="304800"/>
              <wp:effectExtent l="0" t="0" r="22225" b="0"/>
              <wp:docPr id="2" name="图片 2" descr="/Users/alan/Desktop/页脚副本.png页脚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 descr="/Users/alan/Desktop/页脚副本.png页脚副本"/>
                      <pic:cNvPicPr>
                        <a:picLocks noChangeAspect="1"/>
                      </pic:cNvPicPr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5375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64B0E77D">
        <w:pPr>
          <w:tabs>
            <w:tab w:val="left" w:pos="2754"/>
            <w:tab w:val="center" w:pos="4213"/>
          </w:tabs>
          <w:jc w:val="center"/>
        </w:pPr>
        <w:r>
          <w:fldChar w:fldCharType="begin"/>
        </w:r>
        <w:r>
          <w:instrText xml:space="preserve">PAGE  \* Arabic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  <w:r>
          <w:t xml:space="preserve"> / </w:t>
        </w: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NUMPAGES  \* Arabic  \* MERGEFORMAT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11</w:t>
        </w:r>
        <w:r>
          <w:rPr>
            <w:lang w:val="zh-CN"/>
          </w:rPr>
          <w:fldChar w:fldCharType="end"/>
        </w:r>
      </w:p>
    </w:sdtContent>
  </w:sdt>
  <w:p w14:paraId="20DB2F7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371B9">
    <w:pPr>
      <w:pStyle w:val="5"/>
      <w:jc w:val="both"/>
    </w:pPr>
    <w:r>
      <w:drawing>
        <wp:inline distT="0" distB="0" distL="114300" distR="114300">
          <wp:extent cx="5258435" cy="699770"/>
          <wp:effectExtent l="0" t="0" r="18415" b="5080"/>
          <wp:docPr id="5" name="图片 5" descr="/tmp/webword_214178909/upload_0574489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/tmp/webword_214178909/upload_057448975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8435" cy="699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82D78">
    <w:pPr>
      <w:pStyle w:val="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E3F6B8"/>
    <w:multiLevelType w:val="multilevel"/>
    <w:tmpl w:val="5CE3F6B8"/>
    <w:lvl w:ilvl="0" w:tentative="0">
      <w:start w:val="1"/>
      <w:numFmt w:val="chineseCounting"/>
      <w:suff w:val="nothing"/>
      <w:lvlText w:val="第%1条　"/>
      <w:lvlJc w:val="left"/>
      <w:pPr>
        <w:tabs>
          <w:tab w:val="left" w:pos="0"/>
        </w:tabs>
        <w:ind w:left="0" w:firstLine="402"/>
      </w:pPr>
      <w:rPr>
        <w:rFonts w:hint="eastAsia" w:ascii="宋体" w:hAnsi="宋体" w:eastAsia="宋体" w:cs="宋体"/>
      </w:rPr>
    </w:lvl>
    <w:lvl w:ilvl="1" w:tentative="0">
      <w:start w:val="1"/>
      <w:numFmt w:val="chineseCounting"/>
      <w:suff w:val="nothing"/>
      <w:lvlText w:val="第%2节　"/>
      <w:lvlJc w:val="left"/>
      <w:pPr>
        <w:ind w:left="0" w:firstLine="402"/>
      </w:pPr>
      <w:rPr>
        <w:rFonts w:hint="eastAsia"/>
      </w:rPr>
    </w:lvl>
    <w:lvl w:ilvl="2" w:tentative="0">
      <w:start w:val="1"/>
      <w:numFmt w:val="chineseCounting"/>
      <w:suff w:val="nothing"/>
      <w:lvlText w:val="第%3条　"/>
      <w:lvlJc w:val="left"/>
      <w:pPr>
        <w:ind w:left="0" w:firstLine="402"/>
      </w:pPr>
      <w:rPr>
        <w:rFonts w:hint="eastAsia"/>
      </w:rPr>
    </w:lvl>
    <w:lvl w:ilvl="3" w:tentative="0">
      <w:start w:val="1"/>
      <w:numFmt w:val="chineseCounting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 w:tentative="0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冉">
    <w15:presenceInfo w15:providerId="WPS Office" w15:userId="1489249320"/>
  </w15:person>
  <w15:person w15:author="在路上">
    <w15:presenceInfo w15:providerId="WPS Office" w15:userId="1087948446"/>
  </w15:person>
  <w15:person w15:author="Andy">
    <w15:presenceInfo w15:providerId="WPS Office" w15:userId="4564700127"/>
  </w15:person>
  <w15:person w15:author="瀚瀚你好呀">
    <w15:presenceInfo w15:providerId="WPS Office" w15:userId="10186930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35F"/>
    <w:rsid w:val="000746B1"/>
    <w:rsid w:val="000A7761"/>
    <w:rsid w:val="000E04C5"/>
    <w:rsid w:val="00132931"/>
    <w:rsid w:val="00174515"/>
    <w:rsid w:val="001839A1"/>
    <w:rsid w:val="001E22C3"/>
    <w:rsid w:val="00240A15"/>
    <w:rsid w:val="002A5B16"/>
    <w:rsid w:val="002B6C65"/>
    <w:rsid w:val="002C57B8"/>
    <w:rsid w:val="002F7B01"/>
    <w:rsid w:val="0030035F"/>
    <w:rsid w:val="00320E62"/>
    <w:rsid w:val="003B47CD"/>
    <w:rsid w:val="0043384B"/>
    <w:rsid w:val="004D6089"/>
    <w:rsid w:val="005177D6"/>
    <w:rsid w:val="005242AA"/>
    <w:rsid w:val="005500DB"/>
    <w:rsid w:val="005A31FB"/>
    <w:rsid w:val="005A5A74"/>
    <w:rsid w:val="005B6BEA"/>
    <w:rsid w:val="00614187"/>
    <w:rsid w:val="00676BCC"/>
    <w:rsid w:val="007D4828"/>
    <w:rsid w:val="007F4C93"/>
    <w:rsid w:val="008426D7"/>
    <w:rsid w:val="00843E9B"/>
    <w:rsid w:val="0084713E"/>
    <w:rsid w:val="008A3237"/>
    <w:rsid w:val="008D5499"/>
    <w:rsid w:val="009056E1"/>
    <w:rsid w:val="00995EF0"/>
    <w:rsid w:val="009A6909"/>
    <w:rsid w:val="00A70473"/>
    <w:rsid w:val="00B13D67"/>
    <w:rsid w:val="00B35717"/>
    <w:rsid w:val="00BA0E6D"/>
    <w:rsid w:val="00C8508D"/>
    <w:rsid w:val="00C93186"/>
    <w:rsid w:val="00CA2A8E"/>
    <w:rsid w:val="00DA11E6"/>
    <w:rsid w:val="00E04A18"/>
    <w:rsid w:val="00E1273C"/>
    <w:rsid w:val="00E159C1"/>
    <w:rsid w:val="00E7636F"/>
    <w:rsid w:val="00F0184C"/>
    <w:rsid w:val="00F02E3B"/>
    <w:rsid w:val="00F137AD"/>
    <w:rsid w:val="00F22E51"/>
    <w:rsid w:val="00FD1EA2"/>
    <w:rsid w:val="02C6155F"/>
    <w:rsid w:val="049F0FA3"/>
    <w:rsid w:val="055D5384"/>
    <w:rsid w:val="062D50CE"/>
    <w:rsid w:val="08BF7E0B"/>
    <w:rsid w:val="0D533686"/>
    <w:rsid w:val="0DBDDD71"/>
    <w:rsid w:val="0F1C13D9"/>
    <w:rsid w:val="0F97D581"/>
    <w:rsid w:val="157FF566"/>
    <w:rsid w:val="1BF92D87"/>
    <w:rsid w:val="1DC9EF3D"/>
    <w:rsid w:val="1F7F920B"/>
    <w:rsid w:val="1FDFF97F"/>
    <w:rsid w:val="1FEF6417"/>
    <w:rsid w:val="1FFB9643"/>
    <w:rsid w:val="1FFF77FF"/>
    <w:rsid w:val="22FF5D24"/>
    <w:rsid w:val="23BD4EDF"/>
    <w:rsid w:val="27BF219F"/>
    <w:rsid w:val="27F9C8BD"/>
    <w:rsid w:val="2B120295"/>
    <w:rsid w:val="2BBE445C"/>
    <w:rsid w:val="2BDC8708"/>
    <w:rsid w:val="2D16664F"/>
    <w:rsid w:val="2DCD91D4"/>
    <w:rsid w:val="2EC156C4"/>
    <w:rsid w:val="2EF2EA6F"/>
    <w:rsid w:val="2F3507B5"/>
    <w:rsid w:val="2F35E411"/>
    <w:rsid w:val="2FB9BA78"/>
    <w:rsid w:val="2FBBAB8E"/>
    <w:rsid w:val="2FF9578E"/>
    <w:rsid w:val="30EEA0E9"/>
    <w:rsid w:val="31134C03"/>
    <w:rsid w:val="317DF77D"/>
    <w:rsid w:val="32777773"/>
    <w:rsid w:val="34982DAB"/>
    <w:rsid w:val="35FD005E"/>
    <w:rsid w:val="35FD2FF0"/>
    <w:rsid w:val="36DF6AFD"/>
    <w:rsid w:val="3756C594"/>
    <w:rsid w:val="37EAEA6F"/>
    <w:rsid w:val="37F77A35"/>
    <w:rsid w:val="3A3E1616"/>
    <w:rsid w:val="3A66E39D"/>
    <w:rsid w:val="3BA49FBC"/>
    <w:rsid w:val="3BFF6B53"/>
    <w:rsid w:val="3CAB27C2"/>
    <w:rsid w:val="3CBB51B0"/>
    <w:rsid w:val="3CDFFBB1"/>
    <w:rsid w:val="3CFEF4E2"/>
    <w:rsid w:val="3DAB8E29"/>
    <w:rsid w:val="3DB7C6F9"/>
    <w:rsid w:val="3EB7B183"/>
    <w:rsid w:val="3ED39BB3"/>
    <w:rsid w:val="3EFF11A0"/>
    <w:rsid w:val="3F34F373"/>
    <w:rsid w:val="3F3F1C68"/>
    <w:rsid w:val="3FA5954D"/>
    <w:rsid w:val="3FA77E5D"/>
    <w:rsid w:val="3FBBCF56"/>
    <w:rsid w:val="3FCFE9D4"/>
    <w:rsid w:val="3FD52C30"/>
    <w:rsid w:val="3FD5BE7A"/>
    <w:rsid w:val="3FDD1282"/>
    <w:rsid w:val="3FDF8A95"/>
    <w:rsid w:val="3FEFE29F"/>
    <w:rsid w:val="3FF35D11"/>
    <w:rsid w:val="3FF70600"/>
    <w:rsid w:val="3FF711FD"/>
    <w:rsid w:val="3FF76572"/>
    <w:rsid w:val="3FF7A0D9"/>
    <w:rsid w:val="3FFC6494"/>
    <w:rsid w:val="3FFCE242"/>
    <w:rsid w:val="3FFD12B9"/>
    <w:rsid w:val="3FFFEFDB"/>
    <w:rsid w:val="437D1466"/>
    <w:rsid w:val="439FE925"/>
    <w:rsid w:val="45BB3C37"/>
    <w:rsid w:val="45CE140F"/>
    <w:rsid w:val="45FAB386"/>
    <w:rsid w:val="46DF954B"/>
    <w:rsid w:val="46F43B9D"/>
    <w:rsid w:val="4752E7DF"/>
    <w:rsid w:val="47EF6EAD"/>
    <w:rsid w:val="47F776C8"/>
    <w:rsid w:val="4819263F"/>
    <w:rsid w:val="485458B8"/>
    <w:rsid w:val="4AEE5233"/>
    <w:rsid w:val="4B7130F7"/>
    <w:rsid w:val="4B7F9264"/>
    <w:rsid w:val="4BFFFFF0"/>
    <w:rsid w:val="4C2079A0"/>
    <w:rsid w:val="4CFF184C"/>
    <w:rsid w:val="4EBD2EB3"/>
    <w:rsid w:val="4EE582B5"/>
    <w:rsid w:val="4F053468"/>
    <w:rsid w:val="4F5B6FF9"/>
    <w:rsid w:val="4F775FB4"/>
    <w:rsid w:val="4F9F0B9F"/>
    <w:rsid w:val="4FAFFD89"/>
    <w:rsid w:val="4FFFD471"/>
    <w:rsid w:val="51DFFFB7"/>
    <w:rsid w:val="532B6BE9"/>
    <w:rsid w:val="54B33B68"/>
    <w:rsid w:val="557BA8EB"/>
    <w:rsid w:val="55F73A5E"/>
    <w:rsid w:val="569F0CEE"/>
    <w:rsid w:val="56BB5163"/>
    <w:rsid w:val="576FA553"/>
    <w:rsid w:val="576FBAF5"/>
    <w:rsid w:val="577B86EC"/>
    <w:rsid w:val="577F9A96"/>
    <w:rsid w:val="57A777B2"/>
    <w:rsid w:val="57BE88E0"/>
    <w:rsid w:val="5AFFA723"/>
    <w:rsid w:val="5B9CF0D6"/>
    <w:rsid w:val="5BB891A6"/>
    <w:rsid w:val="5BCF7DD5"/>
    <w:rsid w:val="5BE55F47"/>
    <w:rsid w:val="5BED477C"/>
    <w:rsid w:val="5BEF6D81"/>
    <w:rsid w:val="5C1959FC"/>
    <w:rsid w:val="5CED4EF3"/>
    <w:rsid w:val="5CF571CD"/>
    <w:rsid w:val="5DFF8F1E"/>
    <w:rsid w:val="5DFFBD0F"/>
    <w:rsid w:val="5E7F8D14"/>
    <w:rsid w:val="5EDBFADB"/>
    <w:rsid w:val="5EDEBA77"/>
    <w:rsid w:val="5EFCF47D"/>
    <w:rsid w:val="5EFF2726"/>
    <w:rsid w:val="5F3D248F"/>
    <w:rsid w:val="5F6BE1B1"/>
    <w:rsid w:val="5F7BA451"/>
    <w:rsid w:val="5FBFB692"/>
    <w:rsid w:val="5FD6E529"/>
    <w:rsid w:val="5FDD2803"/>
    <w:rsid w:val="5FDE984E"/>
    <w:rsid w:val="5FF3FA28"/>
    <w:rsid w:val="5FF5E3C6"/>
    <w:rsid w:val="5FFE62FF"/>
    <w:rsid w:val="61BA4E30"/>
    <w:rsid w:val="62322322"/>
    <w:rsid w:val="63BBA0AF"/>
    <w:rsid w:val="64F4A623"/>
    <w:rsid w:val="65CD0483"/>
    <w:rsid w:val="66BD6F35"/>
    <w:rsid w:val="676F8A30"/>
    <w:rsid w:val="67AFD3C9"/>
    <w:rsid w:val="67DB5DD1"/>
    <w:rsid w:val="67DC2837"/>
    <w:rsid w:val="67EBD4AF"/>
    <w:rsid w:val="67FD1BFC"/>
    <w:rsid w:val="6A9D54DC"/>
    <w:rsid w:val="6AAF8472"/>
    <w:rsid w:val="6B774886"/>
    <w:rsid w:val="6BEF1E76"/>
    <w:rsid w:val="6BF3F21D"/>
    <w:rsid w:val="6CDF219A"/>
    <w:rsid w:val="6CFA3AD5"/>
    <w:rsid w:val="6CFF370C"/>
    <w:rsid w:val="6D55DEA9"/>
    <w:rsid w:val="6D96E160"/>
    <w:rsid w:val="6DFF8491"/>
    <w:rsid w:val="6E7A2647"/>
    <w:rsid w:val="6EDFAE19"/>
    <w:rsid w:val="6F6F7C85"/>
    <w:rsid w:val="6F7F477D"/>
    <w:rsid w:val="6F8DEB9B"/>
    <w:rsid w:val="6F953E19"/>
    <w:rsid w:val="6FB57F8D"/>
    <w:rsid w:val="6FB93A4A"/>
    <w:rsid w:val="6FB95538"/>
    <w:rsid w:val="6FDDFB81"/>
    <w:rsid w:val="6FDF9C2C"/>
    <w:rsid w:val="6FEFB024"/>
    <w:rsid w:val="6FF5998E"/>
    <w:rsid w:val="6FF9859D"/>
    <w:rsid w:val="6FFBFA10"/>
    <w:rsid w:val="6FFFCCC8"/>
    <w:rsid w:val="6FFFDA51"/>
    <w:rsid w:val="71569E90"/>
    <w:rsid w:val="71DC42D6"/>
    <w:rsid w:val="72BEBC8E"/>
    <w:rsid w:val="72FF2611"/>
    <w:rsid w:val="732733AF"/>
    <w:rsid w:val="73E79590"/>
    <w:rsid w:val="73F93EED"/>
    <w:rsid w:val="73FBA346"/>
    <w:rsid w:val="73FF46F7"/>
    <w:rsid w:val="73FF8D85"/>
    <w:rsid w:val="75656A76"/>
    <w:rsid w:val="75C2AA7E"/>
    <w:rsid w:val="75C80BC8"/>
    <w:rsid w:val="764F238D"/>
    <w:rsid w:val="76F5BC55"/>
    <w:rsid w:val="773572D2"/>
    <w:rsid w:val="7779B221"/>
    <w:rsid w:val="77FC21E1"/>
    <w:rsid w:val="77FFFF0B"/>
    <w:rsid w:val="787BBF8E"/>
    <w:rsid w:val="79334FBE"/>
    <w:rsid w:val="795FFAF6"/>
    <w:rsid w:val="796B3729"/>
    <w:rsid w:val="796FD353"/>
    <w:rsid w:val="797ADF42"/>
    <w:rsid w:val="799F4E8D"/>
    <w:rsid w:val="7A539019"/>
    <w:rsid w:val="7A7FD747"/>
    <w:rsid w:val="7A9A57F0"/>
    <w:rsid w:val="7ADDF2B6"/>
    <w:rsid w:val="7AEE3C03"/>
    <w:rsid w:val="7AFBF10E"/>
    <w:rsid w:val="7AFF86BE"/>
    <w:rsid w:val="7B5335AB"/>
    <w:rsid w:val="7B574EEF"/>
    <w:rsid w:val="7B796D2C"/>
    <w:rsid w:val="7B9D7BF5"/>
    <w:rsid w:val="7B9F6087"/>
    <w:rsid w:val="7BB9242A"/>
    <w:rsid w:val="7BBB4907"/>
    <w:rsid w:val="7BBE0C74"/>
    <w:rsid w:val="7BD744CE"/>
    <w:rsid w:val="7BD7506E"/>
    <w:rsid w:val="7BDD483B"/>
    <w:rsid w:val="7BDFB144"/>
    <w:rsid w:val="7BFF0AAD"/>
    <w:rsid w:val="7BFF43DF"/>
    <w:rsid w:val="7C7F486E"/>
    <w:rsid w:val="7CB72A02"/>
    <w:rsid w:val="7CFF0CEC"/>
    <w:rsid w:val="7D2C64D5"/>
    <w:rsid w:val="7DAFC947"/>
    <w:rsid w:val="7DB3DC97"/>
    <w:rsid w:val="7DCE0E57"/>
    <w:rsid w:val="7DF7F4D6"/>
    <w:rsid w:val="7DF8704A"/>
    <w:rsid w:val="7DF9193A"/>
    <w:rsid w:val="7DFDEF71"/>
    <w:rsid w:val="7DFF0405"/>
    <w:rsid w:val="7DFFBCF8"/>
    <w:rsid w:val="7DFFDA08"/>
    <w:rsid w:val="7E6E8C7B"/>
    <w:rsid w:val="7E742F5B"/>
    <w:rsid w:val="7ED5A6F9"/>
    <w:rsid w:val="7EDB8781"/>
    <w:rsid w:val="7EE82673"/>
    <w:rsid w:val="7EEE1E0F"/>
    <w:rsid w:val="7EFB7FCC"/>
    <w:rsid w:val="7EFDFACF"/>
    <w:rsid w:val="7EFF055A"/>
    <w:rsid w:val="7EFF3C13"/>
    <w:rsid w:val="7F1717F7"/>
    <w:rsid w:val="7F3B8BF7"/>
    <w:rsid w:val="7F3D15AD"/>
    <w:rsid w:val="7F49B15D"/>
    <w:rsid w:val="7F4EA021"/>
    <w:rsid w:val="7F5EE5DA"/>
    <w:rsid w:val="7F6E99A6"/>
    <w:rsid w:val="7F772DE1"/>
    <w:rsid w:val="7F78E71A"/>
    <w:rsid w:val="7F8D5DDC"/>
    <w:rsid w:val="7FA3669A"/>
    <w:rsid w:val="7FA95DC2"/>
    <w:rsid w:val="7FAA3A1D"/>
    <w:rsid w:val="7FAB7541"/>
    <w:rsid w:val="7FACA838"/>
    <w:rsid w:val="7FB3D3D4"/>
    <w:rsid w:val="7FBE1BFF"/>
    <w:rsid w:val="7FBF26C0"/>
    <w:rsid w:val="7FCFF1A2"/>
    <w:rsid w:val="7FD2A15B"/>
    <w:rsid w:val="7FD9B103"/>
    <w:rsid w:val="7FDB9E88"/>
    <w:rsid w:val="7FDBF02A"/>
    <w:rsid w:val="7FEFCC79"/>
    <w:rsid w:val="7FEFFA37"/>
    <w:rsid w:val="7FF85E0F"/>
    <w:rsid w:val="7FFBA633"/>
    <w:rsid w:val="7FFC757F"/>
    <w:rsid w:val="7FFE0646"/>
    <w:rsid w:val="7FFE1B49"/>
    <w:rsid w:val="7FFEC332"/>
    <w:rsid w:val="7FFEE0C8"/>
    <w:rsid w:val="7FFEFF5C"/>
    <w:rsid w:val="7FFF75BB"/>
    <w:rsid w:val="7FFF8900"/>
    <w:rsid w:val="7FFFC7CA"/>
    <w:rsid w:val="7FFFD657"/>
    <w:rsid w:val="7FFFDFED"/>
    <w:rsid w:val="85FF1274"/>
    <w:rsid w:val="8C6E5F9E"/>
    <w:rsid w:val="97EF9E8A"/>
    <w:rsid w:val="97FF73E4"/>
    <w:rsid w:val="99FF0243"/>
    <w:rsid w:val="9BBA34B6"/>
    <w:rsid w:val="9BE04F42"/>
    <w:rsid w:val="9BF62CE9"/>
    <w:rsid w:val="9DC542B5"/>
    <w:rsid w:val="A17BDB6C"/>
    <w:rsid w:val="A42B348B"/>
    <w:rsid w:val="A799FD2D"/>
    <w:rsid w:val="A7E364F7"/>
    <w:rsid w:val="A7FF6027"/>
    <w:rsid w:val="A97E8A31"/>
    <w:rsid w:val="AB5CC717"/>
    <w:rsid w:val="ADFB8477"/>
    <w:rsid w:val="AF0F40A7"/>
    <w:rsid w:val="AF7B61EF"/>
    <w:rsid w:val="AF9F320F"/>
    <w:rsid w:val="AFBF19C0"/>
    <w:rsid w:val="AFF4FA0A"/>
    <w:rsid w:val="AFF56C1C"/>
    <w:rsid w:val="B38D140E"/>
    <w:rsid w:val="B5FB7D13"/>
    <w:rsid w:val="B67A8901"/>
    <w:rsid w:val="B6C3C72E"/>
    <w:rsid w:val="B6EFE7C3"/>
    <w:rsid w:val="B6F70FCE"/>
    <w:rsid w:val="B6FC3C2D"/>
    <w:rsid w:val="B77591CF"/>
    <w:rsid w:val="B7DF44A0"/>
    <w:rsid w:val="B9F3D70C"/>
    <w:rsid w:val="BA9C6888"/>
    <w:rsid w:val="BAFF749F"/>
    <w:rsid w:val="BBAF8B2A"/>
    <w:rsid w:val="BBCFE1DA"/>
    <w:rsid w:val="BBEFF839"/>
    <w:rsid w:val="BBFE63A8"/>
    <w:rsid w:val="BBFF6AAD"/>
    <w:rsid w:val="BBFF8C3B"/>
    <w:rsid w:val="BBFF8D06"/>
    <w:rsid w:val="BCD3D4F3"/>
    <w:rsid w:val="BCDD112D"/>
    <w:rsid w:val="BCEE550C"/>
    <w:rsid w:val="BCF3DECA"/>
    <w:rsid w:val="BD5F2A76"/>
    <w:rsid w:val="BDACC713"/>
    <w:rsid w:val="BDCABFBF"/>
    <w:rsid w:val="BDDFA252"/>
    <w:rsid w:val="BDF33CE0"/>
    <w:rsid w:val="BDFF6453"/>
    <w:rsid w:val="BEBFB9C6"/>
    <w:rsid w:val="BEFFAB3B"/>
    <w:rsid w:val="BF7CA1DC"/>
    <w:rsid w:val="BFBF5F60"/>
    <w:rsid w:val="BFBFF056"/>
    <w:rsid w:val="BFCFD310"/>
    <w:rsid w:val="BFDD5C60"/>
    <w:rsid w:val="BFDF6A63"/>
    <w:rsid w:val="BFEF1817"/>
    <w:rsid w:val="BFF791F5"/>
    <w:rsid w:val="BFFC8ADC"/>
    <w:rsid w:val="C376CAD2"/>
    <w:rsid w:val="C557E5FB"/>
    <w:rsid w:val="C79E5106"/>
    <w:rsid w:val="C7EFD8E5"/>
    <w:rsid w:val="C91CE7F6"/>
    <w:rsid w:val="C92ECF60"/>
    <w:rsid w:val="C9DFBD25"/>
    <w:rsid w:val="CBCF73E9"/>
    <w:rsid w:val="CBFFB01B"/>
    <w:rsid w:val="CCA51EB8"/>
    <w:rsid w:val="CDFB3227"/>
    <w:rsid w:val="CEB96502"/>
    <w:rsid w:val="CEFD8CD7"/>
    <w:rsid w:val="CF7F3009"/>
    <w:rsid w:val="CFF707CF"/>
    <w:rsid w:val="D3F52845"/>
    <w:rsid w:val="D6ABA68D"/>
    <w:rsid w:val="D6D70504"/>
    <w:rsid w:val="D6F7ADE8"/>
    <w:rsid w:val="D7D2A748"/>
    <w:rsid w:val="D7D8C5FD"/>
    <w:rsid w:val="D7EB4385"/>
    <w:rsid w:val="D7EE9450"/>
    <w:rsid w:val="D7FB31C6"/>
    <w:rsid w:val="D93B168E"/>
    <w:rsid w:val="D963D96E"/>
    <w:rsid w:val="D9FEFD83"/>
    <w:rsid w:val="DA3019ED"/>
    <w:rsid w:val="DAEF2488"/>
    <w:rsid w:val="DAFB25C5"/>
    <w:rsid w:val="DB3E8076"/>
    <w:rsid w:val="DBB5BAD0"/>
    <w:rsid w:val="DCDF2C85"/>
    <w:rsid w:val="DD9BD604"/>
    <w:rsid w:val="DDD7C7EB"/>
    <w:rsid w:val="DDEFD789"/>
    <w:rsid w:val="DE7AB111"/>
    <w:rsid w:val="DE7F6389"/>
    <w:rsid w:val="DEF9785B"/>
    <w:rsid w:val="DF6F8A67"/>
    <w:rsid w:val="DF7E2FCA"/>
    <w:rsid w:val="DF7E93EC"/>
    <w:rsid w:val="DF7FED97"/>
    <w:rsid w:val="DFA5B003"/>
    <w:rsid w:val="DFBA5173"/>
    <w:rsid w:val="DFCB626B"/>
    <w:rsid w:val="DFDFD6FA"/>
    <w:rsid w:val="DFF31F96"/>
    <w:rsid w:val="DFF748F9"/>
    <w:rsid w:val="DFFBC4C6"/>
    <w:rsid w:val="DFFDF2F3"/>
    <w:rsid w:val="E2FFEFED"/>
    <w:rsid w:val="E3DE1311"/>
    <w:rsid w:val="E3FF8B0B"/>
    <w:rsid w:val="E5EE884A"/>
    <w:rsid w:val="E5FE1E85"/>
    <w:rsid w:val="E7FD3115"/>
    <w:rsid w:val="E99F5825"/>
    <w:rsid w:val="EA3D4DA5"/>
    <w:rsid w:val="EAFAEAAC"/>
    <w:rsid w:val="EBBE24EE"/>
    <w:rsid w:val="EBF72004"/>
    <w:rsid w:val="EC797365"/>
    <w:rsid w:val="ECFD37FF"/>
    <w:rsid w:val="ED3DD90F"/>
    <w:rsid w:val="ED5F54CA"/>
    <w:rsid w:val="EDBF0F56"/>
    <w:rsid w:val="EDD015B4"/>
    <w:rsid w:val="EDD37829"/>
    <w:rsid w:val="EDFDA495"/>
    <w:rsid w:val="EDFF88AE"/>
    <w:rsid w:val="EDFFA713"/>
    <w:rsid w:val="EE2E4EC5"/>
    <w:rsid w:val="EEB338B4"/>
    <w:rsid w:val="EEF89DE0"/>
    <w:rsid w:val="EF39700F"/>
    <w:rsid w:val="EF66F64B"/>
    <w:rsid w:val="EF6BFB8D"/>
    <w:rsid w:val="EF777F13"/>
    <w:rsid w:val="EF7AF98D"/>
    <w:rsid w:val="EF7D5F2B"/>
    <w:rsid w:val="EFBB1682"/>
    <w:rsid w:val="EFBB2D6F"/>
    <w:rsid w:val="EFBE0F06"/>
    <w:rsid w:val="EFCD7FF8"/>
    <w:rsid w:val="EFD2CE7F"/>
    <w:rsid w:val="EFDFF06A"/>
    <w:rsid w:val="EFEE605A"/>
    <w:rsid w:val="EFF6D3E3"/>
    <w:rsid w:val="EFFEB2E9"/>
    <w:rsid w:val="EFFFBF74"/>
    <w:rsid w:val="EFFFF308"/>
    <w:rsid w:val="F23F7329"/>
    <w:rsid w:val="F2B3BA62"/>
    <w:rsid w:val="F2F4F6FF"/>
    <w:rsid w:val="F37958B9"/>
    <w:rsid w:val="F3F7A4F1"/>
    <w:rsid w:val="F4FE3112"/>
    <w:rsid w:val="F4FF829F"/>
    <w:rsid w:val="F55AE73D"/>
    <w:rsid w:val="F5AF0A1C"/>
    <w:rsid w:val="F5D187A5"/>
    <w:rsid w:val="F5D7DC05"/>
    <w:rsid w:val="F5F7BC1C"/>
    <w:rsid w:val="F6AE03D9"/>
    <w:rsid w:val="F6B76BF1"/>
    <w:rsid w:val="F6BF4D10"/>
    <w:rsid w:val="F6DD463A"/>
    <w:rsid w:val="F6FE5F4A"/>
    <w:rsid w:val="F70FF10D"/>
    <w:rsid w:val="F71D5EF8"/>
    <w:rsid w:val="F7CBCE6D"/>
    <w:rsid w:val="F7E30B22"/>
    <w:rsid w:val="F7F3F5BE"/>
    <w:rsid w:val="F7F6B496"/>
    <w:rsid w:val="F7F78EF6"/>
    <w:rsid w:val="F7F7F52B"/>
    <w:rsid w:val="F7FC217D"/>
    <w:rsid w:val="F7FF44D8"/>
    <w:rsid w:val="F967300C"/>
    <w:rsid w:val="F9B7C0C9"/>
    <w:rsid w:val="F9BEFED7"/>
    <w:rsid w:val="F9EFC387"/>
    <w:rsid w:val="FAEF17E7"/>
    <w:rsid w:val="FAFB09CC"/>
    <w:rsid w:val="FAFB4BB7"/>
    <w:rsid w:val="FB5B96C8"/>
    <w:rsid w:val="FB7B404E"/>
    <w:rsid w:val="FB7D9F14"/>
    <w:rsid w:val="FB7FA321"/>
    <w:rsid w:val="FBBD9238"/>
    <w:rsid w:val="FBBE1119"/>
    <w:rsid w:val="FBBF0B5B"/>
    <w:rsid w:val="FBDE0A4B"/>
    <w:rsid w:val="FBDFEDCE"/>
    <w:rsid w:val="FBEF9FD9"/>
    <w:rsid w:val="FBEFFA3D"/>
    <w:rsid w:val="FBF724DA"/>
    <w:rsid w:val="FBFF8624"/>
    <w:rsid w:val="FC1D2C75"/>
    <w:rsid w:val="FC3E5FC2"/>
    <w:rsid w:val="FC3F8C14"/>
    <w:rsid w:val="FC3FCA2B"/>
    <w:rsid w:val="FCF53591"/>
    <w:rsid w:val="FCFE09C7"/>
    <w:rsid w:val="FCFE6028"/>
    <w:rsid w:val="FD3F16C3"/>
    <w:rsid w:val="FD43C96F"/>
    <w:rsid w:val="FD6F44FE"/>
    <w:rsid w:val="FD7A3A7C"/>
    <w:rsid w:val="FDBEEEDF"/>
    <w:rsid w:val="FDD7FCC0"/>
    <w:rsid w:val="FDEE6712"/>
    <w:rsid w:val="FDEF6B31"/>
    <w:rsid w:val="FDF93ADA"/>
    <w:rsid w:val="FDFBA4CF"/>
    <w:rsid w:val="FDFED7FF"/>
    <w:rsid w:val="FDFEE455"/>
    <w:rsid w:val="FDFEF79B"/>
    <w:rsid w:val="FDFF37B6"/>
    <w:rsid w:val="FDFF7987"/>
    <w:rsid w:val="FDFFB71D"/>
    <w:rsid w:val="FE1568D1"/>
    <w:rsid w:val="FE3C4BF0"/>
    <w:rsid w:val="FE3F862F"/>
    <w:rsid w:val="FE9BB7FA"/>
    <w:rsid w:val="FEBB438D"/>
    <w:rsid w:val="FEDFEB92"/>
    <w:rsid w:val="FEE72260"/>
    <w:rsid w:val="FEEC8D96"/>
    <w:rsid w:val="FEEF86A0"/>
    <w:rsid w:val="FEF7A7A3"/>
    <w:rsid w:val="FF2F3353"/>
    <w:rsid w:val="FF35803A"/>
    <w:rsid w:val="FF3BAAC6"/>
    <w:rsid w:val="FF57094D"/>
    <w:rsid w:val="FF591A1F"/>
    <w:rsid w:val="FF5EF2DD"/>
    <w:rsid w:val="FF5F837A"/>
    <w:rsid w:val="FF64859B"/>
    <w:rsid w:val="FF7870EA"/>
    <w:rsid w:val="FF79660C"/>
    <w:rsid w:val="FF7D39A2"/>
    <w:rsid w:val="FF7D5EF4"/>
    <w:rsid w:val="FF883706"/>
    <w:rsid w:val="FFB77311"/>
    <w:rsid w:val="FFB7A8C7"/>
    <w:rsid w:val="FFBB60CA"/>
    <w:rsid w:val="FFBBCDCE"/>
    <w:rsid w:val="FFBFE8DC"/>
    <w:rsid w:val="FFC370E1"/>
    <w:rsid w:val="FFCE1A5D"/>
    <w:rsid w:val="FFCE9152"/>
    <w:rsid w:val="FFCF1CE4"/>
    <w:rsid w:val="FFCF81D2"/>
    <w:rsid w:val="FFD2759A"/>
    <w:rsid w:val="FFD2BBF7"/>
    <w:rsid w:val="FFDF1AF9"/>
    <w:rsid w:val="FFDF7C97"/>
    <w:rsid w:val="FFDFD25F"/>
    <w:rsid w:val="FFEB0BE9"/>
    <w:rsid w:val="FFEDB119"/>
    <w:rsid w:val="FFF6AFC0"/>
    <w:rsid w:val="FFF86001"/>
    <w:rsid w:val="FFF96AE8"/>
    <w:rsid w:val="FFFC8482"/>
    <w:rsid w:val="FFFF6E14"/>
    <w:rsid w:val="FFFFAC34"/>
    <w:rsid w:val="FFFFF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qFormat/>
    <w:uiPriority w:val="99"/>
    <w:pPr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99"/>
  </w:style>
  <w:style w:type="character" w:customStyle="1" w:styleId="15">
    <w:name w:val="批注主题 字符"/>
    <w:basedOn w:val="14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7263</Words>
  <Characters>7708</Characters>
  <Lines>1</Lines>
  <Paragraphs>1</Paragraphs>
  <TotalTime>229</TotalTime>
  <ScaleCrop>false</ScaleCrop>
  <LinksUpToDate>false</LinksUpToDate>
  <CharactersWithSpaces>7890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2019-06-16T05:33:00Z</dcterms:created>
  <dc:creator>Windows 用户</dc:creator>
  <cp:lastModifiedBy>瀚瀚你好呀</cp:lastModifiedBy>
  <dcterms:modified xsi:type="dcterms:W3CDTF">2026-08-07T09:38:52Z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3426C598222420B4DF19686ADF74B964_43</vt:lpwstr>
  </property>
  <property fmtid="{D5CDD505-2E9C-101B-9397-08002B2CF9AE}" pid="4" name="KSOTemplateDocerSaveRecord">
    <vt:lpwstr>eyJoZGlkIjoiYjJhYjc0NmFlMGFkODBhNTEwZWQzYTU0ZDYwYWU2OGMiLCJ1c2VySWQiOiI1NzA4MDkxNzcifQ==</vt:lpwstr>
  </property>
</Properties>
</file>